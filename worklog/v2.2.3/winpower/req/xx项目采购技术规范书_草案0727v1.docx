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08E4DF4" w14:textId="18ACB78F" w:rsidR="007667E5" w:rsidRPr="0012562D" w:rsidRDefault="00F0332F" w:rsidP="00B56F20">
      <w:pPr>
        <w:pStyle w:val="a"/>
        <w:spacing w:line="360" w:lineRule="auto"/>
        <w:ind w:firstLine="560"/>
        <w:rPr>
          <w:rFonts w:ascii="华文仿宋" w:eastAsia="华文仿宋" w:hAnsi="华文仿宋" w:hint="default"/>
          <w:b w:val="0"/>
          <w:bCs/>
          <w:sz w:val="28"/>
          <w:szCs w:val="28"/>
        </w:rPr>
      </w:pPr>
      <w:r w:rsidRPr="00543511">
        <w:rPr>
          <w:rFonts w:ascii="华文仿宋" w:eastAsia="华文仿宋" w:hAnsi="华文仿宋" w:hint="default"/>
          <w:b w:val="0"/>
          <w:bCs/>
          <w:sz w:val="28"/>
          <w:szCs w:val="28"/>
        </w:rPr>
        <w:t>海上风电研究与试验检测基地智能化仿真能力建设（一期）采购</w:t>
      </w:r>
      <w:r w:rsidRPr="0012562D">
        <w:rPr>
          <w:rFonts w:ascii="华文仿宋" w:eastAsia="华文仿宋" w:hAnsi="华文仿宋"/>
          <w:b w:val="0"/>
          <w:bCs/>
          <w:sz w:val="28"/>
          <w:szCs w:val="28"/>
        </w:rPr>
        <w:t>技术规范书</w:t>
      </w:r>
    </w:p>
    <w:p w14:paraId="2E5166C7" w14:textId="77777777" w:rsidR="007667E5" w:rsidRPr="0012562D" w:rsidRDefault="00000000"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1.项目概况</w:t>
      </w:r>
    </w:p>
    <w:p w14:paraId="03E0B1AB" w14:textId="36A56EFF"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1.1项目名称：</w:t>
      </w:r>
      <w:r w:rsidR="00D94907" w:rsidRPr="00970328">
        <w:rPr>
          <w:rFonts w:ascii="华文仿宋" w:eastAsia="华文仿宋" w:hAnsi="华文仿宋"/>
          <w:bCs/>
          <w:color w:val="000000"/>
          <w:szCs w:val="28"/>
        </w:rPr>
        <w:t>海上风电研究与试验检测基地智能化仿真能力建设（一期）</w:t>
      </w:r>
    </w:p>
    <w:p w14:paraId="5E0CAAA3" w14:textId="459E8435"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1.2实施地点：</w:t>
      </w:r>
      <w:r w:rsidR="00484782" w:rsidRPr="00970328">
        <w:rPr>
          <w:rFonts w:ascii="华文仿宋" w:eastAsia="华文仿宋" w:hAnsi="华文仿宋"/>
          <w:bCs/>
          <w:szCs w:val="28"/>
        </w:rPr>
        <w:t>福建省福州</w:t>
      </w:r>
      <w:r w:rsidR="0089029A" w:rsidRPr="00970328">
        <w:rPr>
          <w:rFonts w:ascii="华文仿宋" w:eastAsia="华文仿宋" w:hAnsi="华文仿宋"/>
          <w:bCs/>
          <w:szCs w:val="28"/>
        </w:rPr>
        <w:t>市</w:t>
      </w:r>
    </w:p>
    <w:p w14:paraId="26FB0DED"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1.3采购项目概况：</w:t>
      </w:r>
    </w:p>
    <w:p w14:paraId="4194CD90" w14:textId="4900C34D" w:rsidR="00D94907" w:rsidRPr="00970328" w:rsidRDefault="006977AE" w:rsidP="00D94907">
      <w:pPr>
        <w:rPr>
          <w:rFonts w:hint="default"/>
          <w:bCs/>
        </w:rPr>
      </w:pPr>
      <w:r w:rsidRPr="00970328">
        <w:rPr>
          <w:bCs/>
        </w:rPr>
        <w:t>海上风电机组正向大容量、深远海方向发展，整机设计、部件试验与场站运行各环节产生的数据规模快速增长，对数据承载和智能化分析能力提出了新的要求。海上风电研究与试验检测基地已建成</w:t>
      </w:r>
      <w:r w:rsidRPr="00970328">
        <w:rPr>
          <w:bCs/>
        </w:rPr>
        <w:t>25MW</w:t>
      </w:r>
      <w:r w:rsidRPr="00970328">
        <w:rPr>
          <w:bCs/>
        </w:rPr>
        <w:t>传动链试验平台、</w:t>
      </w:r>
      <w:r w:rsidRPr="00970328">
        <w:rPr>
          <w:bCs/>
        </w:rPr>
        <w:t>150m</w:t>
      </w:r>
      <w:r w:rsidRPr="00970328">
        <w:rPr>
          <w:bCs/>
        </w:rPr>
        <w:t>叶片试验平台等大型试验设施，并配置整机设计软件</w:t>
      </w:r>
      <w:proofErr w:type="spellStart"/>
      <w:r w:rsidRPr="00970328">
        <w:rPr>
          <w:bCs/>
        </w:rPr>
        <w:t>WeMoLab</w:t>
      </w:r>
      <w:proofErr w:type="spellEnd"/>
      <w:r w:rsidRPr="00970328">
        <w:rPr>
          <w:bCs/>
        </w:rPr>
        <w:t>和全工况仿真平台，但设计、试验、运行数据尚未贯通，缺少统一的训练与存储基础环境。为此，本项目以海上风电研究与试验检测基地智能化仿真能力建设为主要内容，作为一期工程购置</w:t>
      </w:r>
      <w:r w:rsidRPr="00970328">
        <w:rPr>
          <w:bCs/>
        </w:rPr>
        <w:t>3</w:t>
      </w:r>
      <w:r w:rsidRPr="00970328">
        <w:rPr>
          <w:bCs/>
        </w:rPr>
        <w:t>类专用训练节点和</w:t>
      </w:r>
      <w:r w:rsidRPr="00970328">
        <w:rPr>
          <w:bCs/>
        </w:rPr>
        <w:t>4</w:t>
      </w:r>
      <w:r w:rsidRPr="00970328">
        <w:rPr>
          <w:bCs/>
        </w:rPr>
        <w:t>套分布式存储节点，总投资</w:t>
      </w:r>
      <w:r w:rsidRPr="00970328">
        <w:rPr>
          <w:bCs/>
        </w:rPr>
        <w:t>853.00</w:t>
      </w:r>
      <w:r w:rsidRPr="00970328">
        <w:rPr>
          <w:bCs/>
        </w:rPr>
        <w:t>万元。项目建设地点为福州分院传动链试验楼二次设备间，与</w:t>
      </w:r>
      <w:r w:rsidRPr="00970328">
        <w:rPr>
          <w:bCs/>
        </w:rPr>
        <w:t>25MW</w:t>
      </w:r>
      <w:r w:rsidRPr="00970328">
        <w:rPr>
          <w:bCs/>
        </w:rPr>
        <w:t>传动链试验平台、</w:t>
      </w:r>
      <w:r w:rsidRPr="00970328">
        <w:rPr>
          <w:bCs/>
        </w:rPr>
        <w:t>150m</w:t>
      </w:r>
      <w:r w:rsidRPr="00970328">
        <w:rPr>
          <w:bCs/>
        </w:rPr>
        <w:t>叶片试验</w:t>
      </w:r>
      <w:proofErr w:type="gramStart"/>
      <w:r w:rsidRPr="00970328">
        <w:rPr>
          <w:bCs/>
        </w:rPr>
        <w:t>平台本地</w:t>
      </w:r>
      <w:proofErr w:type="gramEnd"/>
      <w:r w:rsidRPr="00970328">
        <w:rPr>
          <w:bCs/>
        </w:rPr>
        <w:t>直连，并接入整机设计软件</w:t>
      </w:r>
      <w:proofErr w:type="spellStart"/>
      <w:r w:rsidRPr="00970328">
        <w:rPr>
          <w:bCs/>
        </w:rPr>
        <w:t>WeMoLab</w:t>
      </w:r>
      <w:proofErr w:type="spellEnd"/>
      <w:r w:rsidRPr="00970328">
        <w:rPr>
          <w:bCs/>
        </w:rPr>
        <w:t>和全工况仿真平台数据。在设计环节，依托全工况设计数据专用训练节点实现风、机、电、控等多专业设计与仿真数据的统一组织和样本构建，支撑参数关联分析、整机代理模型训练以及设计—试验一致性比对。在试验环节，依托全尺寸试验数据专用训练节点就地承担叶片、传动链等全尺寸试验数据的特征提取与子系统数字孪生代理模型实时训练，支撑试验过程的伴随仿真和参数寻优。在运行</w:t>
      </w:r>
      <w:r w:rsidRPr="00970328">
        <w:rPr>
          <w:bCs/>
        </w:rPr>
        <w:lastRenderedPageBreak/>
        <w:t>环节，依托运行数据专用节点支撑运行工况识别、机组状态评估和并网性能分析，并部署轻量化大模型提供在线推理与决策支持，一期基于海上风电场运行数据离线开展研究，后续接入海上风电试验风场数据。</w:t>
      </w:r>
      <w:r w:rsidRPr="00970328">
        <w:rPr>
          <w:bCs/>
        </w:rPr>
        <w:t>4</w:t>
      </w:r>
      <w:r w:rsidRPr="00970328">
        <w:rPr>
          <w:bCs/>
        </w:rPr>
        <w:t>台分布式存储节点组成</w:t>
      </w:r>
      <w:r w:rsidRPr="00970328">
        <w:rPr>
          <w:bCs/>
        </w:rPr>
        <w:t>1</w:t>
      </w:r>
      <w:r w:rsidRPr="00970328">
        <w:rPr>
          <w:bCs/>
        </w:rPr>
        <w:t>套存储集群，承担设计、试验、运行全链条多源异构数据的统一汇聚、集中存储和高效调用，项目建成后将形成覆盖全链条的数据承载、数字孪生模型训练、伴随仿真支撑和成果沉淀基础环境，满足相关研究任务对数据链路贯通、代理模型训练支撑和平台化能力建设的实际需求。</w:t>
      </w:r>
    </w:p>
    <w:p w14:paraId="118CB4C8" w14:textId="5BAC849C" w:rsidR="00D94907" w:rsidRPr="00970328" w:rsidRDefault="00D94907" w:rsidP="00D94907">
      <w:pPr>
        <w:rPr>
          <w:rFonts w:hint="default"/>
          <w:bCs/>
        </w:rPr>
      </w:pPr>
    </w:p>
    <w:p w14:paraId="008D236D" w14:textId="77777777" w:rsidR="00D94907" w:rsidRPr="00970328" w:rsidRDefault="00D94907" w:rsidP="00B56F20">
      <w:pPr>
        <w:spacing w:line="360" w:lineRule="auto"/>
        <w:rPr>
          <w:rFonts w:ascii="华文仿宋" w:eastAsia="华文仿宋" w:hAnsi="华文仿宋" w:hint="default"/>
          <w:bCs/>
          <w:szCs w:val="28"/>
        </w:rPr>
      </w:pPr>
    </w:p>
    <w:p w14:paraId="4DF0E1C2" w14:textId="77777777" w:rsidR="007667E5" w:rsidRPr="0012562D" w:rsidRDefault="00000000"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2.采购范围</w:t>
      </w:r>
    </w:p>
    <w:p w14:paraId="2D11B60E" w14:textId="77777777" w:rsidR="007667E5" w:rsidRPr="0012562D" w:rsidRDefault="00000000" w:rsidP="00B56F20">
      <w:pPr>
        <w:pStyle w:val="a1"/>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2.1货物一览表</w:t>
      </w:r>
    </w:p>
    <w:tbl>
      <w:tblPr>
        <w:tblStyle w:val="TableGrid"/>
        <w:tblW w:w="8306" w:type="dxa"/>
        <w:jc w:val="center"/>
        <w:tblLayout w:type="fixed"/>
        <w:tblLook w:val="04A0" w:firstRow="1" w:lastRow="0" w:firstColumn="1" w:lastColumn="0" w:noHBand="0" w:noVBand="1"/>
      </w:tblPr>
      <w:tblGrid>
        <w:gridCol w:w="851"/>
        <w:gridCol w:w="1822"/>
        <w:gridCol w:w="588"/>
        <w:gridCol w:w="1134"/>
        <w:gridCol w:w="1275"/>
        <w:gridCol w:w="2636"/>
      </w:tblGrid>
      <w:tr w:rsidR="007667E5" w:rsidRPr="00970328" w14:paraId="798BE4FA" w14:textId="77777777" w:rsidTr="006E7C8A">
        <w:trPr>
          <w:tblHeader/>
          <w:jc w:val="center"/>
        </w:trPr>
        <w:tc>
          <w:tcPr>
            <w:tcW w:w="851" w:type="dxa"/>
            <w:shd w:val="clear" w:color="auto" w:fill="E7E6E6"/>
            <w:tcMar>
              <w:top w:w="90" w:type="dxa"/>
              <w:left w:w="50" w:type="dxa"/>
              <w:bottom w:w="90" w:type="dxa"/>
              <w:right w:w="50" w:type="dxa"/>
            </w:tcMar>
            <w:vAlign w:val="center"/>
          </w:tcPr>
          <w:p w14:paraId="1B82041D"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12562D">
              <w:rPr>
                <w:rFonts w:ascii="华文仿宋" w:eastAsia="华文仿宋" w:hAnsi="华文仿宋"/>
                <w:bCs/>
                <w:sz w:val="24"/>
                <w:szCs w:val="24"/>
              </w:rPr>
              <w:t>序号</w:t>
            </w:r>
          </w:p>
        </w:tc>
        <w:tc>
          <w:tcPr>
            <w:tcW w:w="1822" w:type="dxa"/>
            <w:shd w:val="clear" w:color="auto" w:fill="E7E6E6"/>
            <w:tcMar>
              <w:top w:w="90" w:type="dxa"/>
              <w:left w:w="50" w:type="dxa"/>
              <w:bottom w:w="90" w:type="dxa"/>
              <w:right w:w="50" w:type="dxa"/>
            </w:tcMar>
            <w:vAlign w:val="center"/>
          </w:tcPr>
          <w:p w14:paraId="65E49BE2"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12562D">
              <w:rPr>
                <w:rFonts w:ascii="华文仿宋" w:eastAsia="华文仿宋" w:hAnsi="华文仿宋"/>
                <w:bCs/>
                <w:sz w:val="24"/>
                <w:szCs w:val="24"/>
              </w:rPr>
              <w:t>物资名称</w:t>
            </w:r>
          </w:p>
        </w:tc>
        <w:tc>
          <w:tcPr>
            <w:tcW w:w="588" w:type="dxa"/>
            <w:shd w:val="clear" w:color="auto" w:fill="E7E6E6"/>
            <w:tcMar>
              <w:top w:w="90" w:type="dxa"/>
              <w:left w:w="50" w:type="dxa"/>
              <w:bottom w:w="90" w:type="dxa"/>
              <w:right w:w="50" w:type="dxa"/>
            </w:tcMar>
            <w:vAlign w:val="center"/>
          </w:tcPr>
          <w:p w14:paraId="0E3D14A8"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12562D">
              <w:rPr>
                <w:rFonts w:ascii="华文仿宋" w:eastAsia="华文仿宋" w:hAnsi="华文仿宋"/>
                <w:bCs/>
                <w:sz w:val="24"/>
                <w:szCs w:val="24"/>
              </w:rPr>
              <w:t>数量</w:t>
            </w:r>
          </w:p>
        </w:tc>
        <w:tc>
          <w:tcPr>
            <w:tcW w:w="1134" w:type="dxa"/>
            <w:shd w:val="clear" w:color="auto" w:fill="E7E6E6"/>
            <w:tcMar>
              <w:top w:w="90" w:type="dxa"/>
              <w:left w:w="50" w:type="dxa"/>
              <w:bottom w:w="90" w:type="dxa"/>
              <w:right w:w="50" w:type="dxa"/>
            </w:tcMar>
            <w:vAlign w:val="center"/>
          </w:tcPr>
          <w:p w14:paraId="584E258E"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12562D">
              <w:rPr>
                <w:rFonts w:ascii="华文仿宋" w:eastAsia="华文仿宋" w:hAnsi="华文仿宋"/>
                <w:bCs/>
                <w:sz w:val="24"/>
                <w:szCs w:val="24"/>
              </w:rPr>
              <w:t>计价单位</w:t>
            </w:r>
          </w:p>
        </w:tc>
        <w:tc>
          <w:tcPr>
            <w:tcW w:w="1275" w:type="dxa"/>
            <w:shd w:val="clear" w:color="auto" w:fill="E7E6E6"/>
            <w:tcMar>
              <w:top w:w="90" w:type="dxa"/>
              <w:left w:w="50" w:type="dxa"/>
              <w:bottom w:w="90" w:type="dxa"/>
              <w:right w:w="50" w:type="dxa"/>
            </w:tcMar>
            <w:vAlign w:val="center"/>
          </w:tcPr>
          <w:p w14:paraId="49039F16"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12562D">
              <w:rPr>
                <w:rFonts w:ascii="华文仿宋" w:eastAsia="华文仿宋" w:hAnsi="华文仿宋"/>
                <w:bCs/>
                <w:sz w:val="24"/>
                <w:szCs w:val="24"/>
              </w:rPr>
              <w:t>参数要求</w:t>
            </w:r>
          </w:p>
        </w:tc>
        <w:tc>
          <w:tcPr>
            <w:tcW w:w="2636" w:type="dxa"/>
            <w:shd w:val="clear" w:color="auto" w:fill="E7E6E6"/>
            <w:tcMar>
              <w:top w:w="90" w:type="dxa"/>
              <w:left w:w="50" w:type="dxa"/>
              <w:bottom w:w="90" w:type="dxa"/>
              <w:right w:w="50" w:type="dxa"/>
            </w:tcMar>
            <w:vAlign w:val="center"/>
          </w:tcPr>
          <w:p w14:paraId="2AFAFB6A"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12562D">
              <w:rPr>
                <w:rFonts w:ascii="华文仿宋" w:eastAsia="华文仿宋" w:hAnsi="华文仿宋"/>
                <w:bCs/>
                <w:sz w:val="24"/>
                <w:szCs w:val="24"/>
              </w:rPr>
              <w:t>备注</w:t>
            </w:r>
          </w:p>
        </w:tc>
      </w:tr>
      <w:tr w:rsidR="007667E5" w:rsidRPr="00970328" w14:paraId="49BCCB26" w14:textId="77777777" w:rsidTr="006E7C8A">
        <w:trPr>
          <w:cantSplit/>
          <w:jc w:val="center"/>
        </w:trPr>
        <w:tc>
          <w:tcPr>
            <w:tcW w:w="851" w:type="dxa"/>
            <w:tcMar>
              <w:top w:w="90" w:type="dxa"/>
              <w:left w:w="50" w:type="dxa"/>
              <w:bottom w:w="90" w:type="dxa"/>
              <w:right w:w="50" w:type="dxa"/>
            </w:tcMar>
            <w:vAlign w:val="center"/>
          </w:tcPr>
          <w:p w14:paraId="06DC3200"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1</w:t>
            </w:r>
          </w:p>
        </w:tc>
        <w:tc>
          <w:tcPr>
            <w:tcW w:w="1822" w:type="dxa"/>
            <w:tcMar>
              <w:top w:w="90" w:type="dxa"/>
              <w:left w:w="50" w:type="dxa"/>
              <w:bottom w:w="90" w:type="dxa"/>
              <w:right w:w="50" w:type="dxa"/>
            </w:tcMar>
            <w:vAlign w:val="center"/>
          </w:tcPr>
          <w:p w14:paraId="4876E21F"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全工况设计数据专用训练节点</w:t>
            </w:r>
          </w:p>
        </w:tc>
        <w:tc>
          <w:tcPr>
            <w:tcW w:w="588" w:type="dxa"/>
            <w:tcMar>
              <w:top w:w="90" w:type="dxa"/>
              <w:left w:w="50" w:type="dxa"/>
              <w:bottom w:w="90" w:type="dxa"/>
              <w:right w:w="50" w:type="dxa"/>
            </w:tcMar>
            <w:vAlign w:val="center"/>
          </w:tcPr>
          <w:p w14:paraId="13CD9AFA"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1</w:t>
            </w:r>
          </w:p>
        </w:tc>
        <w:tc>
          <w:tcPr>
            <w:tcW w:w="1134" w:type="dxa"/>
            <w:tcMar>
              <w:top w:w="90" w:type="dxa"/>
              <w:left w:w="50" w:type="dxa"/>
              <w:bottom w:w="90" w:type="dxa"/>
              <w:right w:w="50" w:type="dxa"/>
            </w:tcMar>
            <w:vAlign w:val="center"/>
          </w:tcPr>
          <w:p w14:paraId="51BF28E2"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套（台）</w:t>
            </w:r>
          </w:p>
        </w:tc>
        <w:tc>
          <w:tcPr>
            <w:tcW w:w="1275" w:type="dxa"/>
            <w:tcMar>
              <w:top w:w="90" w:type="dxa"/>
              <w:left w:w="50" w:type="dxa"/>
              <w:bottom w:w="90" w:type="dxa"/>
              <w:right w:w="50" w:type="dxa"/>
            </w:tcMar>
            <w:vAlign w:val="center"/>
          </w:tcPr>
          <w:p w14:paraId="2D904B8E"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详见3.2</w:t>
            </w:r>
          </w:p>
        </w:tc>
        <w:tc>
          <w:tcPr>
            <w:tcW w:w="2636" w:type="dxa"/>
            <w:tcMar>
              <w:top w:w="90" w:type="dxa"/>
              <w:left w:w="50" w:type="dxa"/>
              <w:bottom w:w="90" w:type="dxa"/>
              <w:right w:w="50" w:type="dxa"/>
            </w:tcMar>
            <w:vAlign w:val="center"/>
          </w:tcPr>
          <w:p w14:paraId="13AF5E2E" w14:textId="350AA8DD" w:rsidR="007667E5" w:rsidRPr="00970328" w:rsidRDefault="00F0332F" w:rsidP="00B56F20">
            <w:pPr>
              <w:spacing w:line="360" w:lineRule="auto"/>
              <w:ind w:firstLineChars="0" w:firstLine="0"/>
              <w:jc w:val="center"/>
              <w:rPr>
                <w:rFonts w:ascii="华文仿宋" w:eastAsia="华文仿宋" w:hAnsi="华文仿宋" w:hint="default"/>
                <w:bCs/>
                <w:sz w:val="24"/>
                <w:szCs w:val="24"/>
              </w:rPr>
            </w:pPr>
            <w:r>
              <w:rPr>
                <w:rFonts w:ascii="华文仿宋" w:eastAsia="华文仿宋" w:hAnsi="华文仿宋" w:hint="default"/>
                <w:bCs/>
                <w:sz w:val="24"/>
                <w:szCs w:val="24"/>
              </w:rPr>
              <w:t>含配套附件及集成交付</w:t>
            </w:r>
          </w:p>
        </w:tc>
      </w:tr>
      <w:tr w:rsidR="007667E5" w:rsidRPr="00970328" w14:paraId="2588DC06" w14:textId="77777777" w:rsidTr="006E7C8A">
        <w:trPr>
          <w:cantSplit/>
          <w:jc w:val="center"/>
        </w:trPr>
        <w:tc>
          <w:tcPr>
            <w:tcW w:w="851" w:type="dxa"/>
            <w:tcMar>
              <w:top w:w="90" w:type="dxa"/>
              <w:left w:w="50" w:type="dxa"/>
              <w:bottom w:w="90" w:type="dxa"/>
              <w:right w:w="50" w:type="dxa"/>
            </w:tcMar>
            <w:vAlign w:val="center"/>
          </w:tcPr>
          <w:p w14:paraId="6ACA52BC"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2</w:t>
            </w:r>
          </w:p>
        </w:tc>
        <w:tc>
          <w:tcPr>
            <w:tcW w:w="1822" w:type="dxa"/>
            <w:tcMar>
              <w:top w:w="90" w:type="dxa"/>
              <w:left w:w="50" w:type="dxa"/>
              <w:bottom w:w="90" w:type="dxa"/>
              <w:right w:w="50" w:type="dxa"/>
            </w:tcMar>
            <w:vAlign w:val="center"/>
          </w:tcPr>
          <w:p w14:paraId="6ED4DFA5"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全尺寸试验数据专用训练节点</w:t>
            </w:r>
          </w:p>
        </w:tc>
        <w:tc>
          <w:tcPr>
            <w:tcW w:w="588" w:type="dxa"/>
            <w:tcMar>
              <w:top w:w="90" w:type="dxa"/>
              <w:left w:w="50" w:type="dxa"/>
              <w:bottom w:w="90" w:type="dxa"/>
              <w:right w:w="50" w:type="dxa"/>
            </w:tcMar>
            <w:vAlign w:val="center"/>
          </w:tcPr>
          <w:p w14:paraId="7794A5C3"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1</w:t>
            </w:r>
          </w:p>
        </w:tc>
        <w:tc>
          <w:tcPr>
            <w:tcW w:w="1134" w:type="dxa"/>
            <w:tcMar>
              <w:top w:w="90" w:type="dxa"/>
              <w:left w:w="50" w:type="dxa"/>
              <w:bottom w:w="90" w:type="dxa"/>
              <w:right w:w="50" w:type="dxa"/>
            </w:tcMar>
            <w:vAlign w:val="center"/>
          </w:tcPr>
          <w:p w14:paraId="1CA82E8A"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套（台）</w:t>
            </w:r>
          </w:p>
        </w:tc>
        <w:tc>
          <w:tcPr>
            <w:tcW w:w="1275" w:type="dxa"/>
            <w:tcMar>
              <w:top w:w="90" w:type="dxa"/>
              <w:left w:w="50" w:type="dxa"/>
              <w:bottom w:w="90" w:type="dxa"/>
              <w:right w:w="50" w:type="dxa"/>
            </w:tcMar>
            <w:vAlign w:val="center"/>
          </w:tcPr>
          <w:p w14:paraId="7B0E31FB"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详见3.3</w:t>
            </w:r>
          </w:p>
        </w:tc>
        <w:tc>
          <w:tcPr>
            <w:tcW w:w="2636" w:type="dxa"/>
            <w:tcMar>
              <w:top w:w="90" w:type="dxa"/>
              <w:left w:w="50" w:type="dxa"/>
              <w:bottom w:w="90" w:type="dxa"/>
              <w:right w:w="50" w:type="dxa"/>
            </w:tcMar>
            <w:vAlign w:val="center"/>
          </w:tcPr>
          <w:p w14:paraId="6AA05FD2" w14:textId="74FCFDCC" w:rsidR="007667E5" w:rsidRPr="00970328" w:rsidRDefault="00F0332F" w:rsidP="00B56F20">
            <w:pPr>
              <w:spacing w:line="360" w:lineRule="auto"/>
              <w:ind w:firstLineChars="0" w:firstLine="0"/>
              <w:jc w:val="center"/>
              <w:rPr>
                <w:rFonts w:ascii="华文仿宋" w:eastAsia="华文仿宋" w:hAnsi="华文仿宋" w:hint="default"/>
                <w:bCs/>
                <w:sz w:val="24"/>
                <w:szCs w:val="24"/>
              </w:rPr>
            </w:pPr>
            <w:r>
              <w:rPr>
                <w:rFonts w:ascii="华文仿宋" w:eastAsia="华文仿宋" w:hAnsi="华文仿宋" w:hint="default"/>
                <w:bCs/>
                <w:sz w:val="24"/>
                <w:szCs w:val="24"/>
              </w:rPr>
              <w:t>含配套附件及集成交付</w:t>
            </w:r>
          </w:p>
        </w:tc>
      </w:tr>
      <w:tr w:rsidR="007667E5" w:rsidRPr="00970328" w14:paraId="7B110880" w14:textId="77777777" w:rsidTr="006E7C8A">
        <w:trPr>
          <w:cantSplit/>
          <w:jc w:val="center"/>
        </w:trPr>
        <w:tc>
          <w:tcPr>
            <w:tcW w:w="851" w:type="dxa"/>
            <w:tcMar>
              <w:top w:w="90" w:type="dxa"/>
              <w:left w:w="50" w:type="dxa"/>
              <w:bottom w:w="90" w:type="dxa"/>
              <w:right w:w="50" w:type="dxa"/>
            </w:tcMar>
            <w:vAlign w:val="center"/>
          </w:tcPr>
          <w:p w14:paraId="0E6D98C4"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3</w:t>
            </w:r>
          </w:p>
        </w:tc>
        <w:tc>
          <w:tcPr>
            <w:tcW w:w="1822" w:type="dxa"/>
            <w:tcMar>
              <w:top w:w="90" w:type="dxa"/>
              <w:left w:w="50" w:type="dxa"/>
              <w:bottom w:w="90" w:type="dxa"/>
              <w:right w:w="50" w:type="dxa"/>
            </w:tcMar>
            <w:vAlign w:val="center"/>
          </w:tcPr>
          <w:p w14:paraId="1D8A4EBA"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运行数据专用节点</w:t>
            </w:r>
          </w:p>
        </w:tc>
        <w:tc>
          <w:tcPr>
            <w:tcW w:w="588" w:type="dxa"/>
            <w:tcMar>
              <w:top w:w="90" w:type="dxa"/>
              <w:left w:w="50" w:type="dxa"/>
              <w:bottom w:w="90" w:type="dxa"/>
              <w:right w:w="50" w:type="dxa"/>
            </w:tcMar>
            <w:vAlign w:val="center"/>
          </w:tcPr>
          <w:p w14:paraId="5DFAFFE6"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1</w:t>
            </w:r>
          </w:p>
        </w:tc>
        <w:tc>
          <w:tcPr>
            <w:tcW w:w="1134" w:type="dxa"/>
            <w:tcMar>
              <w:top w:w="90" w:type="dxa"/>
              <w:left w:w="50" w:type="dxa"/>
              <w:bottom w:w="90" w:type="dxa"/>
              <w:right w:w="50" w:type="dxa"/>
            </w:tcMar>
            <w:vAlign w:val="center"/>
          </w:tcPr>
          <w:p w14:paraId="0137FB97"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套（台）</w:t>
            </w:r>
          </w:p>
        </w:tc>
        <w:tc>
          <w:tcPr>
            <w:tcW w:w="1275" w:type="dxa"/>
            <w:tcMar>
              <w:top w:w="90" w:type="dxa"/>
              <w:left w:w="50" w:type="dxa"/>
              <w:bottom w:w="90" w:type="dxa"/>
              <w:right w:w="50" w:type="dxa"/>
            </w:tcMar>
            <w:vAlign w:val="center"/>
          </w:tcPr>
          <w:p w14:paraId="5BBB8BF2"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详见3.4</w:t>
            </w:r>
          </w:p>
        </w:tc>
        <w:tc>
          <w:tcPr>
            <w:tcW w:w="2636" w:type="dxa"/>
            <w:tcMar>
              <w:top w:w="90" w:type="dxa"/>
              <w:left w:w="50" w:type="dxa"/>
              <w:bottom w:w="90" w:type="dxa"/>
              <w:right w:w="50" w:type="dxa"/>
            </w:tcMar>
            <w:vAlign w:val="center"/>
          </w:tcPr>
          <w:p w14:paraId="44F4B6AE" w14:textId="28A1814F" w:rsidR="007667E5" w:rsidRPr="00970328" w:rsidRDefault="00F0332F" w:rsidP="00B56F20">
            <w:pPr>
              <w:spacing w:line="360" w:lineRule="auto"/>
              <w:ind w:firstLineChars="0" w:firstLine="0"/>
              <w:jc w:val="center"/>
              <w:rPr>
                <w:rFonts w:ascii="华文仿宋" w:eastAsia="华文仿宋" w:hAnsi="华文仿宋" w:hint="default"/>
                <w:bCs/>
                <w:sz w:val="24"/>
                <w:szCs w:val="24"/>
              </w:rPr>
            </w:pPr>
            <w:r>
              <w:rPr>
                <w:rFonts w:ascii="华文仿宋" w:eastAsia="华文仿宋" w:hAnsi="华文仿宋" w:hint="default"/>
                <w:bCs/>
                <w:sz w:val="24"/>
                <w:szCs w:val="24"/>
              </w:rPr>
              <w:t>含配套附件及集成交付</w:t>
            </w:r>
          </w:p>
        </w:tc>
      </w:tr>
      <w:tr w:rsidR="007667E5" w:rsidRPr="00970328" w14:paraId="582A2117" w14:textId="77777777" w:rsidTr="006E7C8A">
        <w:trPr>
          <w:cantSplit/>
          <w:jc w:val="center"/>
        </w:trPr>
        <w:tc>
          <w:tcPr>
            <w:tcW w:w="851" w:type="dxa"/>
            <w:tcMar>
              <w:top w:w="90" w:type="dxa"/>
              <w:left w:w="50" w:type="dxa"/>
              <w:bottom w:w="90" w:type="dxa"/>
              <w:right w:w="50" w:type="dxa"/>
            </w:tcMar>
            <w:vAlign w:val="center"/>
          </w:tcPr>
          <w:p w14:paraId="578007CA"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4</w:t>
            </w:r>
          </w:p>
        </w:tc>
        <w:tc>
          <w:tcPr>
            <w:tcW w:w="1822" w:type="dxa"/>
            <w:tcMar>
              <w:top w:w="90" w:type="dxa"/>
              <w:left w:w="50" w:type="dxa"/>
              <w:bottom w:w="90" w:type="dxa"/>
              <w:right w:w="50" w:type="dxa"/>
            </w:tcMar>
            <w:vAlign w:val="center"/>
          </w:tcPr>
          <w:p w14:paraId="65B7C2CC"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试验数据分布式存储节点</w:t>
            </w:r>
          </w:p>
        </w:tc>
        <w:tc>
          <w:tcPr>
            <w:tcW w:w="588" w:type="dxa"/>
            <w:tcMar>
              <w:top w:w="90" w:type="dxa"/>
              <w:left w:w="50" w:type="dxa"/>
              <w:bottom w:w="90" w:type="dxa"/>
              <w:right w:w="50" w:type="dxa"/>
            </w:tcMar>
            <w:vAlign w:val="center"/>
          </w:tcPr>
          <w:p w14:paraId="55B8F3F6"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4</w:t>
            </w:r>
          </w:p>
        </w:tc>
        <w:tc>
          <w:tcPr>
            <w:tcW w:w="1134" w:type="dxa"/>
            <w:tcMar>
              <w:top w:w="90" w:type="dxa"/>
              <w:left w:w="50" w:type="dxa"/>
              <w:bottom w:w="90" w:type="dxa"/>
              <w:right w:w="50" w:type="dxa"/>
            </w:tcMar>
            <w:vAlign w:val="center"/>
          </w:tcPr>
          <w:p w14:paraId="3373F4C4"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套（台）</w:t>
            </w:r>
          </w:p>
        </w:tc>
        <w:tc>
          <w:tcPr>
            <w:tcW w:w="1275" w:type="dxa"/>
            <w:tcMar>
              <w:top w:w="90" w:type="dxa"/>
              <w:left w:w="50" w:type="dxa"/>
              <w:bottom w:w="90" w:type="dxa"/>
              <w:right w:w="50" w:type="dxa"/>
            </w:tcMar>
            <w:vAlign w:val="center"/>
          </w:tcPr>
          <w:p w14:paraId="0281D93A"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详见3.5</w:t>
            </w:r>
          </w:p>
        </w:tc>
        <w:tc>
          <w:tcPr>
            <w:tcW w:w="2636" w:type="dxa"/>
            <w:tcMar>
              <w:top w:w="90" w:type="dxa"/>
              <w:left w:w="50" w:type="dxa"/>
              <w:bottom w:w="90" w:type="dxa"/>
              <w:right w:w="50" w:type="dxa"/>
            </w:tcMar>
            <w:vAlign w:val="center"/>
          </w:tcPr>
          <w:p w14:paraId="4A772743" w14:textId="56EA7376" w:rsidR="007667E5" w:rsidRPr="00970328" w:rsidRDefault="00F0332F" w:rsidP="00B56F20">
            <w:pPr>
              <w:spacing w:line="360" w:lineRule="auto"/>
              <w:ind w:firstLineChars="0" w:firstLine="0"/>
              <w:jc w:val="center"/>
              <w:rPr>
                <w:rFonts w:ascii="华文仿宋" w:eastAsia="华文仿宋" w:hAnsi="华文仿宋" w:hint="default"/>
                <w:bCs/>
                <w:sz w:val="24"/>
                <w:szCs w:val="24"/>
              </w:rPr>
            </w:pPr>
            <w:r>
              <w:rPr>
                <w:rFonts w:ascii="华文仿宋" w:eastAsia="华文仿宋" w:hAnsi="华文仿宋" w:hint="default"/>
                <w:bCs/>
                <w:sz w:val="24"/>
                <w:szCs w:val="24"/>
              </w:rPr>
              <w:t>4台组成1套存储集群，含配套附件及集成交付</w:t>
            </w:r>
          </w:p>
        </w:tc>
      </w:tr>
    </w:tbl>
    <w:p w14:paraId="2B1D45FA" w14:textId="77777777" w:rsidR="005C5C1F" w:rsidRPr="0012562D" w:rsidRDefault="005C5C1F" w:rsidP="00B56F20">
      <w:pPr>
        <w:pStyle w:val="a1"/>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lastRenderedPageBreak/>
        <w:br w:type="page"/>
      </w:r>
    </w:p>
    <w:p w14:paraId="6344417A" w14:textId="7F062DF0" w:rsidR="007667E5" w:rsidRPr="00F0332F" w:rsidRDefault="00000000" w:rsidP="00B56F20">
      <w:pPr>
        <w:pStyle w:val="a1"/>
        <w:spacing w:line="360" w:lineRule="auto"/>
        <w:ind w:firstLine="561"/>
        <w:rPr>
          <w:rFonts w:ascii="华文仿宋" w:eastAsia="华文仿宋" w:hAnsi="华文仿宋" w:hint="default"/>
          <w:bCs/>
          <w:szCs w:val="28"/>
        </w:rPr>
      </w:pPr>
      <w:r w:rsidRPr="00F0332F">
        <w:rPr>
          <w:rFonts w:ascii="华文仿宋" w:eastAsia="华文仿宋" w:hAnsi="华文仿宋"/>
          <w:bCs/>
          <w:szCs w:val="28"/>
        </w:rPr>
        <w:lastRenderedPageBreak/>
        <w:t>★2.2分行报价最高限价</w:t>
      </w:r>
    </w:p>
    <w:tbl>
      <w:tblPr>
        <w:tblStyle w:val="TableGrid"/>
        <w:tblW w:w="8306" w:type="dxa"/>
        <w:tblInd w:w="45" w:type="dxa"/>
        <w:tblLayout w:type="fixed"/>
        <w:tblLook w:val="0480" w:firstRow="0" w:lastRow="0" w:firstColumn="1" w:lastColumn="0" w:noHBand="0" w:noVBand="1"/>
      </w:tblPr>
      <w:tblGrid>
        <w:gridCol w:w="709"/>
        <w:gridCol w:w="1623"/>
        <w:gridCol w:w="787"/>
        <w:gridCol w:w="992"/>
        <w:gridCol w:w="992"/>
        <w:gridCol w:w="1701"/>
        <w:gridCol w:w="1502"/>
      </w:tblGrid>
      <w:tr w:rsidR="007667E5" w:rsidRPr="00970328" w14:paraId="2CC087B2" w14:textId="77777777" w:rsidTr="00970328">
        <w:tc>
          <w:tcPr>
            <w:tcW w:w="709" w:type="dxa"/>
            <w:shd w:val="clear" w:color="auto" w:fill="E7E6E6"/>
            <w:tcMar>
              <w:top w:w="90" w:type="dxa"/>
              <w:left w:w="45" w:type="dxa"/>
              <w:bottom w:w="90" w:type="dxa"/>
              <w:right w:w="45" w:type="dxa"/>
            </w:tcMar>
            <w:vAlign w:val="center"/>
          </w:tcPr>
          <w:p w14:paraId="4C90C228"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12562D">
              <w:rPr>
                <w:rFonts w:ascii="华文仿宋" w:eastAsia="华文仿宋" w:hAnsi="华文仿宋"/>
                <w:bCs/>
                <w:sz w:val="24"/>
                <w:szCs w:val="24"/>
              </w:rPr>
              <w:t>序号</w:t>
            </w:r>
          </w:p>
        </w:tc>
        <w:tc>
          <w:tcPr>
            <w:tcW w:w="1623" w:type="dxa"/>
            <w:shd w:val="clear" w:color="auto" w:fill="E7E6E6"/>
            <w:tcMar>
              <w:top w:w="90" w:type="dxa"/>
              <w:left w:w="45" w:type="dxa"/>
              <w:bottom w:w="90" w:type="dxa"/>
              <w:right w:w="45" w:type="dxa"/>
            </w:tcMar>
            <w:vAlign w:val="center"/>
          </w:tcPr>
          <w:p w14:paraId="68755464"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12562D">
              <w:rPr>
                <w:rFonts w:ascii="华文仿宋" w:eastAsia="华文仿宋" w:hAnsi="华文仿宋"/>
                <w:bCs/>
                <w:sz w:val="24"/>
                <w:szCs w:val="24"/>
              </w:rPr>
              <w:t>物资名称</w:t>
            </w:r>
          </w:p>
        </w:tc>
        <w:tc>
          <w:tcPr>
            <w:tcW w:w="787" w:type="dxa"/>
            <w:shd w:val="clear" w:color="auto" w:fill="E7E6E6"/>
            <w:tcMar>
              <w:top w:w="90" w:type="dxa"/>
              <w:left w:w="45" w:type="dxa"/>
              <w:bottom w:w="90" w:type="dxa"/>
              <w:right w:w="45" w:type="dxa"/>
            </w:tcMar>
            <w:vAlign w:val="center"/>
          </w:tcPr>
          <w:p w14:paraId="783374B0"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12562D">
              <w:rPr>
                <w:rFonts w:ascii="华文仿宋" w:eastAsia="华文仿宋" w:hAnsi="华文仿宋"/>
                <w:bCs/>
                <w:sz w:val="24"/>
                <w:szCs w:val="24"/>
              </w:rPr>
              <w:t>数量</w:t>
            </w:r>
          </w:p>
        </w:tc>
        <w:tc>
          <w:tcPr>
            <w:tcW w:w="992" w:type="dxa"/>
            <w:shd w:val="clear" w:color="auto" w:fill="E7E6E6"/>
            <w:tcMar>
              <w:top w:w="90" w:type="dxa"/>
              <w:left w:w="45" w:type="dxa"/>
              <w:bottom w:w="90" w:type="dxa"/>
              <w:right w:w="45" w:type="dxa"/>
            </w:tcMar>
            <w:vAlign w:val="center"/>
          </w:tcPr>
          <w:p w14:paraId="69108782"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12562D">
              <w:rPr>
                <w:rFonts w:ascii="华文仿宋" w:eastAsia="华文仿宋" w:hAnsi="华文仿宋"/>
                <w:bCs/>
                <w:sz w:val="24"/>
                <w:szCs w:val="24"/>
              </w:rPr>
              <w:t>计价单位</w:t>
            </w:r>
          </w:p>
        </w:tc>
        <w:tc>
          <w:tcPr>
            <w:tcW w:w="992" w:type="dxa"/>
            <w:shd w:val="clear" w:color="auto" w:fill="E7E6E6"/>
            <w:tcMar>
              <w:top w:w="90" w:type="dxa"/>
              <w:left w:w="45" w:type="dxa"/>
              <w:bottom w:w="90" w:type="dxa"/>
              <w:right w:w="45" w:type="dxa"/>
            </w:tcMar>
            <w:vAlign w:val="center"/>
          </w:tcPr>
          <w:p w14:paraId="3A2B84EE"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12562D">
              <w:rPr>
                <w:rFonts w:ascii="华文仿宋" w:eastAsia="华文仿宋" w:hAnsi="华文仿宋"/>
                <w:bCs/>
                <w:sz w:val="24"/>
                <w:szCs w:val="24"/>
              </w:rPr>
              <w:t>参数要求</w:t>
            </w:r>
          </w:p>
        </w:tc>
        <w:tc>
          <w:tcPr>
            <w:tcW w:w="1701" w:type="dxa"/>
            <w:shd w:val="clear" w:color="auto" w:fill="E7E6E6"/>
            <w:tcMar>
              <w:top w:w="90" w:type="dxa"/>
              <w:left w:w="45" w:type="dxa"/>
              <w:bottom w:w="90" w:type="dxa"/>
              <w:right w:w="45" w:type="dxa"/>
            </w:tcMar>
            <w:vAlign w:val="center"/>
          </w:tcPr>
          <w:p w14:paraId="32977E38"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12562D">
              <w:rPr>
                <w:rFonts w:ascii="华文仿宋" w:eastAsia="华文仿宋" w:hAnsi="华文仿宋"/>
                <w:bCs/>
                <w:sz w:val="24"/>
                <w:szCs w:val="24"/>
              </w:rPr>
              <w:t>采购申请号/行项目号</w:t>
            </w:r>
          </w:p>
        </w:tc>
        <w:tc>
          <w:tcPr>
            <w:tcW w:w="1502" w:type="dxa"/>
            <w:shd w:val="clear" w:color="auto" w:fill="E7E6E6"/>
            <w:tcMar>
              <w:top w:w="90" w:type="dxa"/>
              <w:left w:w="45" w:type="dxa"/>
              <w:bottom w:w="90" w:type="dxa"/>
              <w:right w:w="45" w:type="dxa"/>
            </w:tcMar>
            <w:vAlign w:val="center"/>
          </w:tcPr>
          <w:p w14:paraId="78D2096D"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12562D">
              <w:rPr>
                <w:rFonts w:ascii="华文仿宋" w:eastAsia="华文仿宋" w:hAnsi="华文仿宋"/>
                <w:bCs/>
                <w:sz w:val="24"/>
                <w:szCs w:val="24"/>
              </w:rPr>
              <w:t>分行报价最高限价（万元）</w:t>
            </w:r>
          </w:p>
        </w:tc>
      </w:tr>
      <w:tr w:rsidR="007667E5" w:rsidRPr="00970328" w14:paraId="0651B6B8" w14:textId="77777777" w:rsidTr="00970328">
        <w:trPr>
          <w:cantSplit/>
        </w:trPr>
        <w:tc>
          <w:tcPr>
            <w:tcW w:w="709" w:type="dxa"/>
            <w:tcMar>
              <w:top w:w="90" w:type="dxa"/>
              <w:left w:w="45" w:type="dxa"/>
              <w:bottom w:w="90" w:type="dxa"/>
              <w:right w:w="45" w:type="dxa"/>
            </w:tcMar>
            <w:vAlign w:val="center"/>
          </w:tcPr>
          <w:p w14:paraId="71227D1F"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1</w:t>
            </w:r>
          </w:p>
        </w:tc>
        <w:tc>
          <w:tcPr>
            <w:tcW w:w="1623" w:type="dxa"/>
            <w:tcMar>
              <w:top w:w="90" w:type="dxa"/>
              <w:left w:w="45" w:type="dxa"/>
              <w:bottom w:w="90" w:type="dxa"/>
              <w:right w:w="45" w:type="dxa"/>
            </w:tcMar>
            <w:vAlign w:val="center"/>
          </w:tcPr>
          <w:p w14:paraId="5326F6B6"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全工况设计数据专用训练节点</w:t>
            </w:r>
          </w:p>
        </w:tc>
        <w:tc>
          <w:tcPr>
            <w:tcW w:w="787" w:type="dxa"/>
            <w:tcMar>
              <w:top w:w="90" w:type="dxa"/>
              <w:left w:w="45" w:type="dxa"/>
              <w:bottom w:w="90" w:type="dxa"/>
              <w:right w:w="45" w:type="dxa"/>
            </w:tcMar>
            <w:vAlign w:val="center"/>
          </w:tcPr>
          <w:p w14:paraId="18D3860D"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1</w:t>
            </w:r>
          </w:p>
        </w:tc>
        <w:tc>
          <w:tcPr>
            <w:tcW w:w="992" w:type="dxa"/>
            <w:tcMar>
              <w:top w:w="90" w:type="dxa"/>
              <w:left w:w="45" w:type="dxa"/>
              <w:bottom w:w="90" w:type="dxa"/>
              <w:right w:w="45" w:type="dxa"/>
            </w:tcMar>
            <w:vAlign w:val="center"/>
          </w:tcPr>
          <w:p w14:paraId="05CA63B6"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套（台）</w:t>
            </w:r>
          </w:p>
        </w:tc>
        <w:tc>
          <w:tcPr>
            <w:tcW w:w="992" w:type="dxa"/>
            <w:tcMar>
              <w:top w:w="90" w:type="dxa"/>
              <w:left w:w="45" w:type="dxa"/>
              <w:bottom w:w="90" w:type="dxa"/>
              <w:right w:w="45" w:type="dxa"/>
            </w:tcMar>
            <w:vAlign w:val="center"/>
          </w:tcPr>
          <w:p w14:paraId="405FFF6E"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详见3.2</w:t>
            </w:r>
          </w:p>
        </w:tc>
        <w:tc>
          <w:tcPr>
            <w:tcW w:w="1701" w:type="dxa"/>
            <w:tcMar>
              <w:top w:w="90" w:type="dxa"/>
              <w:left w:w="45" w:type="dxa"/>
              <w:bottom w:w="90" w:type="dxa"/>
              <w:right w:w="45" w:type="dxa"/>
            </w:tcMar>
            <w:vAlign w:val="center"/>
          </w:tcPr>
          <w:p w14:paraId="3DD6EF49"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w:t>
            </w:r>
          </w:p>
        </w:tc>
        <w:tc>
          <w:tcPr>
            <w:tcW w:w="1502" w:type="dxa"/>
            <w:tcMar>
              <w:top w:w="90" w:type="dxa"/>
              <w:left w:w="45" w:type="dxa"/>
              <w:bottom w:w="90" w:type="dxa"/>
              <w:right w:w="45" w:type="dxa"/>
            </w:tcMar>
            <w:vAlign w:val="center"/>
          </w:tcPr>
          <w:p w14:paraId="79A69291"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195</w:t>
            </w:r>
          </w:p>
        </w:tc>
      </w:tr>
      <w:tr w:rsidR="007667E5" w:rsidRPr="00970328" w14:paraId="1E9E89E1" w14:textId="77777777" w:rsidTr="00970328">
        <w:trPr>
          <w:cantSplit/>
        </w:trPr>
        <w:tc>
          <w:tcPr>
            <w:tcW w:w="709" w:type="dxa"/>
            <w:tcMar>
              <w:top w:w="90" w:type="dxa"/>
              <w:left w:w="45" w:type="dxa"/>
              <w:bottom w:w="90" w:type="dxa"/>
              <w:right w:w="45" w:type="dxa"/>
            </w:tcMar>
            <w:vAlign w:val="center"/>
          </w:tcPr>
          <w:p w14:paraId="07DB7602"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2</w:t>
            </w:r>
          </w:p>
        </w:tc>
        <w:tc>
          <w:tcPr>
            <w:tcW w:w="1623" w:type="dxa"/>
            <w:tcMar>
              <w:top w:w="90" w:type="dxa"/>
              <w:left w:w="45" w:type="dxa"/>
              <w:bottom w:w="90" w:type="dxa"/>
              <w:right w:w="45" w:type="dxa"/>
            </w:tcMar>
            <w:vAlign w:val="center"/>
          </w:tcPr>
          <w:p w14:paraId="094AD0F2"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全尺寸试验数据专用训练节点</w:t>
            </w:r>
          </w:p>
        </w:tc>
        <w:tc>
          <w:tcPr>
            <w:tcW w:w="787" w:type="dxa"/>
            <w:tcMar>
              <w:top w:w="90" w:type="dxa"/>
              <w:left w:w="45" w:type="dxa"/>
              <w:bottom w:w="90" w:type="dxa"/>
              <w:right w:w="45" w:type="dxa"/>
            </w:tcMar>
            <w:vAlign w:val="center"/>
          </w:tcPr>
          <w:p w14:paraId="163E7975"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1</w:t>
            </w:r>
          </w:p>
        </w:tc>
        <w:tc>
          <w:tcPr>
            <w:tcW w:w="992" w:type="dxa"/>
            <w:tcMar>
              <w:top w:w="90" w:type="dxa"/>
              <w:left w:w="45" w:type="dxa"/>
              <w:bottom w:w="90" w:type="dxa"/>
              <w:right w:w="45" w:type="dxa"/>
            </w:tcMar>
            <w:vAlign w:val="center"/>
          </w:tcPr>
          <w:p w14:paraId="75C6310D"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套（台）</w:t>
            </w:r>
          </w:p>
        </w:tc>
        <w:tc>
          <w:tcPr>
            <w:tcW w:w="992" w:type="dxa"/>
            <w:tcMar>
              <w:top w:w="90" w:type="dxa"/>
              <w:left w:w="45" w:type="dxa"/>
              <w:bottom w:w="90" w:type="dxa"/>
              <w:right w:w="45" w:type="dxa"/>
            </w:tcMar>
            <w:vAlign w:val="center"/>
          </w:tcPr>
          <w:p w14:paraId="4F54BEBA"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详见3.3</w:t>
            </w:r>
          </w:p>
        </w:tc>
        <w:tc>
          <w:tcPr>
            <w:tcW w:w="1701" w:type="dxa"/>
            <w:tcMar>
              <w:top w:w="90" w:type="dxa"/>
              <w:left w:w="45" w:type="dxa"/>
              <w:bottom w:w="90" w:type="dxa"/>
              <w:right w:w="45" w:type="dxa"/>
            </w:tcMar>
            <w:vAlign w:val="center"/>
          </w:tcPr>
          <w:p w14:paraId="0125BAEB"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w:t>
            </w:r>
          </w:p>
        </w:tc>
        <w:tc>
          <w:tcPr>
            <w:tcW w:w="1502" w:type="dxa"/>
            <w:tcMar>
              <w:top w:w="90" w:type="dxa"/>
              <w:left w:w="45" w:type="dxa"/>
              <w:bottom w:w="90" w:type="dxa"/>
              <w:right w:w="45" w:type="dxa"/>
            </w:tcMar>
            <w:vAlign w:val="center"/>
          </w:tcPr>
          <w:p w14:paraId="1F807894"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213</w:t>
            </w:r>
          </w:p>
        </w:tc>
      </w:tr>
      <w:tr w:rsidR="007667E5" w:rsidRPr="00970328" w14:paraId="71C4C076" w14:textId="77777777" w:rsidTr="00970328">
        <w:trPr>
          <w:cantSplit/>
        </w:trPr>
        <w:tc>
          <w:tcPr>
            <w:tcW w:w="709" w:type="dxa"/>
            <w:tcMar>
              <w:top w:w="90" w:type="dxa"/>
              <w:left w:w="45" w:type="dxa"/>
              <w:bottom w:w="90" w:type="dxa"/>
              <w:right w:w="45" w:type="dxa"/>
            </w:tcMar>
            <w:vAlign w:val="center"/>
          </w:tcPr>
          <w:p w14:paraId="431C3FFD"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3</w:t>
            </w:r>
          </w:p>
        </w:tc>
        <w:tc>
          <w:tcPr>
            <w:tcW w:w="1623" w:type="dxa"/>
            <w:tcMar>
              <w:top w:w="90" w:type="dxa"/>
              <w:left w:w="45" w:type="dxa"/>
              <w:bottom w:w="90" w:type="dxa"/>
              <w:right w:w="45" w:type="dxa"/>
            </w:tcMar>
            <w:vAlign w:val="center"/>
          </w:tcPr>
          <w:p w14:paraId="2DCF946E"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运行数据专用节点</w:t>
            </w:r>
          </w:p>
        </w:tc>
        <w:tc>
          <w:tcPr>
            <w:tcW w:w="787" w:type="dxa"/>
            <w:tcMar>
              <w:top w:w="90" w:type="dxa"/>
              <w:left w:w="45" w:type="dxa"/>
              <w:bottom w:w="90" w:type="dxa"/>
              <w:right w:w="45" w:type="dxa"/>
            </w:tcMar>
            <w:vAlign w:val="center"/>
          </w:tcPr>
          <w:p w14:paraId="0F7E1515"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1</w:t>
            </w:r>
          </w:p>
        </w:tc>
        <w:tc>
          <w:tcPr>
            <w:tcW w:w="992" w:type="dxa"/>
            <w:tcMar>
              <w:top w:w="90" w:type="dxa"/>
              <w:left w:w="45" w:type="dxa"/>
              <w:bottom w:w="90" w:type="dxa"/>
              <w:right w:w="45" w:type="dxa"/>
            </w:tcMar>
            <w:vAlign w:val="center"/>
          </w:tcPr>
          <w:p w14:paraId="72FB874A"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套（台）</w:t>
            </w:r>
          </w:p>
        </w:tc>
        <w:tc>
          <w:tcPr>
            <w:tcW w:w="992" w:type="dxa"/>
            <w:tcMar>
              <w:top w:w="90" w:type="dxa"/>
              <w:left w:w="45" w:type="dxa"/>
              <w:bottom w:w="90" w:type="dxa"/>
              <w:right w:w="45" w:type="dxa"/>
            </w:tcMar>
            <w:vAlign w:val="center"/>
          </w:tcPr>
          <w:p w14:paraId="368218B8"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详见3.4</w:t>
            </w:r>
          </w:p>
        </w:tc>
        <w:tc>
          <w:tcPr>
            <w:tcW w:w="1701" w:type="dxa"/>
            <w:tcMar>
              <w:top w:w="90" w:type="dxa"/>
              <w:left w:w="45" w:type="dxa"/>
              <w:bottom w:w="90" w:type="dxa"/>
              <w:right w:w="45" w:type="dxa"/>
            </w:tcMar>
            <w:vAlign w:val="center"/>
          </w:tcPr>
          <w:p w14:paraId="37FB27FB"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w:t>
            </w:r>
          </w:p>
        </w:tc>
        <w:tc>
          <w:tcPr>
            <w:tcW w:w="1502" w:type="dxa"/>
            <w:tcMar>
              <w:top w:w="90" w:type="dxa"/>
              <w:left w:w="45" w:type="dxa"/>
              <w:bottom w:w="90" w:type="dxa"/>
              <w:right w:w="45" w:type="dxa"/>
            </w:tcMar>
            <w:vAlign w:val="center"/>
          </w:tcPr>
          <w:p w14:paraId="3939998E"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229</w:t>
            </w:r>
          </w:p>
        </w:tc>
      </w:tr>
      <w:tr w:rsidR="007667E5" w:rsidRPr="00970328" w14:paraId="577F1016" w14:textId="77777777" w:rsidTr="00970328">
        <w:trPr>
          <w:cantSplit/>
        </w:trPr>
        <w:tc>
          <w:tcPr>
            <w:tcW w:w="709" w:type="dxa"/>
            <w:tcMar>
              <w:top w:w="90" w:type="dxa"/>
              <w:left w:w="45" w:type="dxa"/>
              <w:bottom w:w="90" w:type="dxa"/>
              <w:right w:w="45" w:type="dxa"/>
            </w:tcMar>
            <w:vAlign w:val="center"/>
          </w:tcPr>
          <w:p w14:paraId="241873F1"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4</w:t>
            </w:r>
          </w:p>
        </w:tc>
        <w:tc>
          <w:tcPr>
            <w:tcW w:w="1623" w:type="dxa"/>
            <w:tcMar>
              <w:top w:w="90" w:type="dxa"/>
              <w:left w:w="45" w:type="dxa"/>
              <w:bottom w:w="90" w:type="dxa"/>
              <w:right w:w="45" w:type="dxa"/>
            </w:tcMar>
            <w:vAlign w:val="center"/>
          </w:tcPr>
          <w:p w14:paraId="5924AECE"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试验数据分布式存储节点</w:t>
            </w:r>
          </w:p>
        </w:tc>
        <w:tc>
          <w:tcPr>
            <w:tcW w:w="787" w:type="dxa"/>
            <w:tcMar>
              <w:top w:w="90" w:type="dxa"/>
              <w:left w:w="45" w:type="dxa"/>
              <w:bottom w:w="90" w:type="dxa"/>
              <w:right w:w="45" w:type="dxa"/>
            </w:tcMar>
            <w:vAlign w:val="center"/>
          </w:tcPr>
          <w:p w14:paraId="6F52EEE6"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4</w:t>
            </w:r>
          </w:p>
        </w:tc>
        <w:tc>
          <w:tcPr>
            <w:tcW w:w="992" w:type="dxa"/>
            <w:tcMar>
              <w:top w:w="90" w:type="dxa"/>
              <w:left w:w="45" w:type="dxa"/>
              <w:bottom w:w="90" w:type="dxa"/>
              <w:right w:w="45" w:type="dxa"/>
            </w:tcMar>
            <w:vAlign w:val="center"/>
          </w:tcPr>
          <w:p w14:paraId="5BA3D421"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套（台）</w:t>
            </w:r>
          </w:p>
        </w:tc>
        <w:tc>
          <w:tcPr>
            <w:tcW w:w="992" w:type="dxa"/>
            <w:tcMar>
              <w:top w:w="90" w:type="dxa"/>
              <w:left w:w="45" w:type="dxa"/>
              <w:bottom w:w="90" w:type="dxa"/>
              <w:right w:w="45" w:type="dxa"/>
            </w:tcMar>
            <w:vAlign w:val="center"/>
          </w:tcPr>
          <w:p w14:paraId="370DE974"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详见3.5</w:t>
            </w:r>
          </w:p>
        </w:tc>
        <w:tc>
          <w:tcPr>
            <w:tcW w:w="1701" w:type="dxa"/>
            <w:tcMar>
              <w:top w:w="90" w:type="dxa"/>
              <w:left w:w="45" w:type="dxa"/>
              <w:bottom w:w="90" w:type="dxa"/>
              <w:right w:w="45" w:type="dxa"/>
            </w:tcMar>
            <w:vAlign w:val="center"/>
          </w:tcPr>
          <w:p w14:paraId="2BC1DD76"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w:t>
            </w:r>
          </w:p>
        </w:tc>
        <w:tc>
          <w:tcPr>
            <w:tcW w:w="1502" w:type="dxa"/>
            <w:tcMar>
              <w:top w:w="90" w:type="dxa"/>
              <w:left w:w="45" w:type="dxa"/>
              <w:bottom w:w="90" w:type="dxa"/>
              <w:right w:w="45" w:type="dxa"/>
            </w:tcMar>
            <w:vAlign w:val="center"/>
          </w:tcPr>
          <w:p w14:paraId="4759B4EF"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216</w:t>
            </w:r>
          </w:p>
        </w:tc>
      </w:tr>
      <w:tr w:rsidR="007667E5" w:rsidRPr="00970328" w14:paraId="27517B80" w14:textId="77777777" w:rsidTr="00970328">
        <w:trPr>
          <w:cantSplit/>
        </w:trPr>
        <w:tc>
          <w:tcPr>
            <w:tcW w:w="709" w:type="dxa"/>
            <w:tcMar>
              <w:top w:w="90" w:type="dxa"/>
              <w:left w:w="45" w:type="dxa"/>
              <w:bottom w:w="90" w:type="dxa"/>
              <w:right w:w="45" w:type="dxa"/>
            </w:tcMar>
            <w:vAlign w:val="center"/>
          </w:tcPr>
          <w:p w14:paraId="4098FEF9" w14:textId="77777777" w:rsidR="007667E5" w:rsidRPr="00970328" w:rsidRDefault="007667E5" w:rsidP="00B56F20">
            <w:pPr>
              <w:spacing w:line="360" w:lineRule="auto"/>
              <w:ind w:firstLine="480"/>
              <w:jc w:val="center"/>
              <w:rPr>
                <w:rFonts w:ascii="华文仿宋" w:eastAsia="华文仿宋" w:hAnsi="华文仿宋" w:hint="default"/>
                <w:bCs/>
                <w:sz w:val="24"/>
                <w:szCs w:val="24"/>
              </w:rPr>
            </w:pPr>
          </w:p>
        </w:tc>
        <w:tc>
          <w:tcPr>
            <w:tcW w:w="1623" w:type="dxa"/>
            <w:tcMar>
              <w:top w:w="90" w:type="dxa"/>
              <w:left w:w="45" w:type="dxa"/>
              <w:bottom w:w="90" w:type="dxa"/>
              <w:right w:w="45" w:type="dxa"/>
            </w:tcMar>
            <w:vAlign w:val="center"/>
          </w:tcPr>
          <w:p w14:paraId="487A6E46"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人民币合计（含税，万元）</w:t>
            </w:r>
          </w:p>
        </w:tc>
        <w:tc>
          <w:tcPr>
            <w:tcW w:w="787" w:type="dxa"/>
            <w:tcMar>
              <w:top w:w="90" w:type="dxa"/>
              <w:left w:w="45" w:type="dxa"/>
              <w:bottom w:w="90" w:type="dxa"/>
              <w:right w:w="45" w:type="dxa"/>
            </w:tcMar>
            <w:vAlign w:val="center"/>
          </w:tcPr>
          <w:p w14:paraId="1BE548C7" w14:textId="77777777" w:rsidR="007667E5" w:rsidRPr="00970328" w:rsidRDefault="007667E5" w:rsidP="00B56F20">
            <w:pPr>
              <w:spacing w:line="360" w:lineRule="auto"/>
              <w:ind w:firstLine="480"/>
              <w:jc w:val="center"/>
              <w:rPr>
                <w:rFonts w:ascii="华文仿宋" w:eastAsia="华文仿宋" w:hAnsi="华文仿宋" w:hint="default"/>
                <w:bCs/>
                <w:sz w:val="24"/>
                <w:szCs w:val="24"/>
              </w:rPr>
            </w:pPr>
          </w:p>
        </w:tc>
        <w:tc>
          <w:tcPr>
            <w:tcW w:w="992" w:type="dxa"/>
            <w:tcMar>
              <w:top w:w="90" w:type="dxa"/>
              <w:left w:w="45" w:type="dxa"/>
              <w:bottom w:w="90" w:type="dxa"/>
              <w:right w:w="45" w:type="dxa"/>
            </w:tcMar>
            <w:vAlign w:val="center"/>
          </w:tcPr>
          <w:p w14:paraId="4625A97F" w14:textId="77777777" w:rsidR="007667E5" w:rsidRPr="00970328" w:rsidRDefault="007667E5" w:rsidP="00B56F20">
            <w:pPr>
              <w:spacing w:line="360" w:lineRule="auto"/>
              <w:ind w:firstLine="480"/>
              <w:jc w:val="center"/>
              <w:rPr>
                <w:rFonts w:ascii="华文仿宋" w:eastAsia="华文仿宋" w:hAnsi="华文仿宋" w:hint="default"/>
                <w:bCs/>
                <w:sz w:val="24"/>
                <w:szCs w:val="24"/>
              </w:rPr>
            </w:pPr>
          </w:p>
        </w:tc>
        <w:tc>
          <w:tcPr>
            <w:tcW w:w="992" w:type="dxa"/>
            <w:tcMar>
              <w:top w:w="90" w:type="dxa"/>
              <w:left w:w="45" w:type="dxa"/>
              <w:bottom w:w="90" w:type="dxa"/>
              <w:right w:w="45" w:type="dxa"/>
            </w:tcMar>
            <w:vAlign w:val="center"/>
          </w:tcPr>
          <w:p w14:paraId="2DE4579C" w14:textId="77777777" w:rsidR="007667E5" w:rsidRPr="00970328" w:rsidRDefault="007667E5" w:rsidP="00B56F20">
            <w:pPr>
              <w:spacing w:line="360" w:lineRule="auto"/>
              <w:ind w:firstLine="480"/>
              <w:jc w:val="center"/>
              <w:rPr>
                <w:rFonts w:ascii="华文仿宋" w:eastAsia="华文仿宋" w:hAnsi="华文仿宋" w:hint="default"/>
                <w:bCs/>
                <w:sz w:val="24"/>
                <w:szCs w:val="24"/>
              </w:rPr>
            </w:pPr>
          </w:p>
        </w:tc>
        <w:tc>
          <w:tcPr>
            <w:tcW w:w="1701" w:type="dxa"/>
            <w:tcMar>
              <w:top w:w="90" w:type="dxa"/>
              <w:left w:w="45" w:type="dxa"/>
              <w:bottom w:w="90" w:type="dxa"/>
              <w:right w:w="45" w:type="dxa"/>
            </w:tcMar>
            <w:vAlign w:val="center"/>
          </w:tcPr>
          <w:p w14:paraId="2C01D9C9" w14:textId="77777777" w:rsidR="007667E5" w:rsidRPr="00970328" w:rsidRDefault="007667E5" w:rsidP="00B56F20">
            <w:pPr>
              <w:spacing w:line="360" w:lineRule="auto"/>
              <w:ind w:firstLine="480"/>
              <w:jc w:val="center"/>
              <w:rPr>
                <w:rFonts w:ascii="华文仿宋" w:eastAsia="华文仿宋" w:hAnsi="华文仿宋" w:hint="default"/>
                <w:bCs/>
                <w:sz w:val="24"/>
                <w:szCs w:val="24"/>
              </w:rPr>
            </w:pPr>
          </w:p>
        </w:tc>
        <w:tc>
          <w:tcPr>
            <w:tcW w:w="1502" w:type="dxa"/>
            <w:tcMar>
              <w:top w:w="90" w:type="dxa"/>
              <w:left w:w="45" w:type="dxa"/>
              <w:bottom w:w="90" w:type="dxa"/>
              <w:right w:w="45" w:type="dxa"/>
            </w:tcMar>
            <w:vAlign w:val="center"/>
          </w:tcPr>
          <w:p w14:paraId="5E0CACE3"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853</w:t>
            </w:r>
          </w:p>
        </w:tc>
      </w:tr>
      <w:tr w:rsidR="005C5C1F" w:rsidRPr="00970328" w14:paraId="4EBB594C" w14:textId="77777777" w:rsidTr="00970328">
        <w:trPr>
          <w:cantSplit/>
        </w:trPr>
        <w:tc>
          <w:tcPr>
            <w:tcW w:w="8306" w:type="dxa"/>
            <w:gridSpan w:val="7"/>
            <w:tcMar>
              <w:top w:w="90" w:type="dxa"/>
              <w:left w:w="45" w:type="dxa"/>
              <w:bottom w:w="90" w:type="dxa"/>
              <w:right w:w="45" w:type="dxa"/>
            </w:tcMar>
            <w:vAlign w:val="center"/>
          </w:tcPr>
          <w:p w14:paraId="7D98171B" w14:textId="73335123" w:rsidR="005C5C1F" w:rsidRPr="005D4462" w:rsidRDefault="005C5C1F" w:rsidP="00970328">
            <w:pPr>
              <w:spacing w:line="360" w:lineRule="auto"/>
              <w:ind w:firstLine="480"/>
              <w:jc w:val="left"/>
              <w:rPr>
                <w:rFonts w:ascii="华文仿宋" w:eastAsia="华文仿宋" w:hAnsi="华文仿宋" w:hint="default"/>
                <w:bCs/>
                <w:sz w:val="24"/>
                <w:szCs w:val="24"/>
              </w:rPr>
            </w:pPr>
            <w:r w:rsidRPr="005D4462">
              <w:rPr>
                <w:rFonts w:ascii="华文仿宋" w:eastAsia="华文仿宋" w:hAnsi="华文仿宋" w:hint="default"/>
                <w:bCs/>
                <w:sz w:val="24"/>
                <w:szCs w:val="24"/>
              </w:rPr>
              <w:t>说明：第4项分行报价最高限价216万元，为4台试验数据分布式存储节点组成1套存储集群的整项含税限价，并非单台限价。</w:t>
            </w:r>
          </w:p>
        </w:tc>
      </w:tr>
      <w:tr w:rsidR="005C5C1F" w:rsidRPr="00970328" w14:paraId="5373D04F" w14:textId="77777777" w:rsidTr="00970328">
        <w:trPr>
          <w:cantSplit/>
        </w:trPr>
        <w:tc>
          <w:tcPr>
            <w:tcW w:w="8306" w:type="dxa"/>
            <w:gridSpan w:val="7"/>
            <w:tcMar>
              <w:top w:w="90" w:type="dxa"/>
              <w:left w:w="45" w:type="dxa"/>
              <w:bottom w:w="90" w:type="dxa"/>
              <w:right w:w="45" w:type="dxa"/>
            </w:tcMar>
            <w:vAlign w:val="center"/>
          </w:tcPr>
          <w:p w14:paraId="7864F0B9" w14:textId="6408118D" w:rsidR="005C5C1F" w:rsidRPr="005D4462" w:rsidRDefault="005C5C1F" w:rsidP="00970328">
            <w:pPr>
              <w:spacing w:line="360" w:lineRule="auto"/>
              <w:ind w:firstLine="480"/>
              <w:jc w:val="left"/>
              <w:rPr>
                <w:rFonts w:ascii="华文仿宋" w:eastAsia="华文仿宋" w:hAnsi="华文仿宋" w:hint="default"/>
                <w:bCs/>
                <w:sz w:val="24"/>
                <w:szCs w:val="24"/>
              </w:rPr>
            </w:pPr>
            <w:r w:rsidRPr="005D4462">
              <w:rPr>
                <w:rFonts w:ascii="华文仿宋" w:eastAsia="华文仿宋" w:hAnsi="华文仿宋" w:hint="default"/>
                <w:bCs/>
                <w:sz w:val="24"/>
                <w:szCs w:val="24"/>
              </w:rPr>
              <w:lastRenderedPageBreak/>
              <w:t>说明：各分项报价应包含设备本体、必要配套附件、随机集成的固件/驱动/管理与运行组件、安装部署、联调、培训、质保及税费等全部费用，不得另列独立软件费、授权费或订阅费。</w:t>
            </w:r>
          </w:p>
        </w:tc>
      </w:tr>
      <w:tr w:rsidR="005C5C1F" w:rsidRPr="00970328" w14:paraId="70426D9E" w14:textId="77777777" w:rsidTr="00970328">
        <w:trPr>
          <w:cantSplit/>
        </w:trPr>
        <w:tc>
          <w:tcPr>
            <w:tcW w:w="8306" w:type="dxa"/>
            <w:gridSpan w:val="7"/>
            <w:tcMar>
              <w:top w:w="90" w:type="dxa"/>
              <w:left w:w="45" w:type="dxa"/>
              <w:bottom w:w="90" w:type="dxa"/>
              <w:right w:w="45" w:type="dxa"/>
            </w:tcMar>
            <w:vAlign w:val="center"/>
          </w:tcPr>
          <w:p w14:paraId="46E8E914" w14:textId="160B89EE" w:rsidR="005C5C1F" w:rsidRPr="005D4462" w:rsidRDefault="005C5C1F" w:rsidP="00970328">
            <w:pPr>
              <w:spacing w:line="360" w:lineRule="auto"/>
              <w:ind w:firstLine="480"/>
              <w:jc w:val="left"/>
              <w:rPr>
                <w:rFonts w:ascii="华文仿宋" w:eastAsia="华文仿宋" w:hAnsi="华文仿宋" w:hint="default"/>
                <w:bCs/>
                <w:sz w:val="24"/>
                <w:szCs w:val="24"/>
              </w:rPr>
            </w:pPr>
            <w:r w:rsidRPr="005D4462">
              <w:rPr>
                <w:rFonts w:ascii="华文仿宋" w:eastAsia="华文仿宋" w:hAnsi="华文仿宋" w:hint="default"/>
                <w:bCs/>
                <w:sz w:val="24"/>
                <w:szCs w:val="24"/>
              </w:rPr>
              <w:t>注：若投标人最终投标报价的分项报价不满足本表分行报价最高限价要求，则</w:t>
            </w:r>
            <w:proofErr w:type="gramStart"/>
            <w:r w:rsidRPr="005D4462">
              <w:rPr>
                <w:rFonts w:ascii="华文仿宋" w:eastAsia="华文仿宋" w:hAnsi="华文仿宋" w:hint="default"/>
                <w:bCs/>
                <w:sz w:val="24"/>
                <w:szCs w:val="24"/>
              </w:rPr>
              <w:t>做废</w:t>
            </w:r>
            <w:proofErr w:type="gramEnd"/>
            <w:r w:rsidRPr="005D4462">
              <w:rPr>
                <w:rFonts w:ascii="华文仿宋" w:eastAsia="华文仿宋" w:hAnsi="华文仿宋" w:hint="default"/>
                <w:bCs/>
                <w:sz w:val="24"/>
                <w:szCs w:val="24"/>
              </w:rPr>
              <w:t>标处理。</w:t>
            </w:r>
          </w:p>
        </w:tc>
      </w:tr>
    </w:tbl>
    <w:p w14:paraId="2E291AEB" w14:textId="77777777" w:rsidR="007667E5" w:rsidRPr="0012562D" w:rsidRDefault="00000000"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3.具体要求</w:t>
      </w:r>
    </w:p>
    <w:p w14:paraId="79FA7EB6" w14:textId="77777777" w:rsidR="007667E5" w:rsidRPr="0012562D" w:rsidRDefault="00000000" w:rsidP="00B56F20">
      <w:pPr>
        <w:pStyle w:val="a1"/>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3.1 总体要求</w:t>
      </w:r>
    </w:p>
    <w:p w14:paraId="0874098B" w14:textId="77777777" w:rsidR="00F0332F"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（1）本项目</w:t>
      </w:r>
      <w:r w:rsidR="00813E05" w:rsidRPr="00970328">
        <w:rPr>
          <w:rFonts w:ascii="华文仿宋" w:eastAsia="华文仿宋" w:hAnsi="华文仿宋" w:hint="default"/>
          <w:bCs/>
          <w:szCs w:val="28"/>
        </w:rPr>
        <w:t>围绕海上风电“设计—试验—运行”全链条数据，建设一体化的数据承载与智能化仿真基础环境，需实现的主要功能包括：多源异构设计、试验与运行数据的汇聚、治理、</w:t>
      </w:r>
      <w:r w:rsidRPr="00970328">
        <w:rPr>
          <w:rFonts w:ascii="华文仿宋" w:eastAsia="华文仿宋" w:hAnsi="华文仿宋"/>
          <w:bCs/>
          <w:szCs w:val="28"/>
        </w:rPr>
        <w:t>标</w:t>
      </w:r>
      <w:r w:rsidR="00813E05" w:rsidRPr="00970328">
        <w:rPr>
          <w:rFonts w:ascii="华文仿宋" w:eastAsia="华文仿宋" w:hAnsi="华文仿宋" w:hint="default"/>
          <w:bCs/>
          <w:szCs w:val="28"/>
        </w:rPr>
        <w:t>准化和训练样本构建；整机及关键部件数字孪生代理模型</w:t>
      </w:r>
      <w:r w:rsidRPr="00970328">
        <w:rPr>
          <w:rFonts w:ascii="华文仿宋" w:eastAsia="华文仿宋" w:hAnsi="华文仿宋"/>
          <w:bCs/>
          <w:szCs w:val="28"/>
        </w:rPr>
        <w:t>的</w:t>
      </w:r>
      <w:r w:rsidR="00813E05" w:rsidRPr="00970328">
        <w:rPr>
          <w:rFonts w:ascii="华文仿宋" w:eastAsia="华文仿宋" w:hAnsi="华文仿宋" w:hint="default"/>
          <w:bCs/>
          <w:szCs w:val="28"/>
        </w:rPr>
        <w:t>训练、校核与迭代；叶片与传动链试验过程的实时伴随仿真和参数寻优；面向机组运行状态评估、性能优化和并网特性提升的在线推理与决策支持；以及全链条数据、模型文件和分析成果的统一存储、调用与长期沉淀。</w:t>
      </w:r>
      <w:r w:rsidRPr="00970328">
        <w:rPr>
          <w:rFonts w:ascii="华文仿宋" w:eastAsia="华文仿宋" w:hAnsi="华文仿宋"/>
          <w:bCs/>
          <w:szCs w:val="28"/>
        </w:rPr>
        <w:t>为</w:t>
      </w:r>
      <w:r w:rsidR="00813E05" w:rsidRPr="00970328">
        <w:rPr>
          <w:rFonts w:ascii="华文仿宋" w:eastAsia="华文仿宋" w:hAnsi="华文仿宋" w:hint="default"/>
          <w:bCs/>
          <w:szCs w:val="28"/>
        </w:rPr>
        <w:t>实现上述功能，本项目需配置3类专用训练节点</w:t>
      </w:r>
      <w:r w:rsidRPr="00970328">
        <w:rPr>
          <w:rFonts w:ascii="华文仿宋" w:eastAsia="华文仿宋" w:hAnsi="华文仿宋"/>
          <w:bCs/>
          <w:szCs w:val="28"/>
        </w:rPr>
        <w:t>、</w:t>
      </w:r>
      <w:r w:rsidR="00813E05" w:rsidRPr="00970328">
        <w:rPr>
          <w:rFonts w:ascii="华文仿宋" w:eastAsia="华文仿宋" w:hAnsi="华文仿宋" w:hint="default"/>
          <w:bCs/>
          <w:szCs w:val="28"/>
        </w:rPr>
        <w:t>4台分布式</w:t>
      </w:r>
      <w:r w:rsidRPr="00970328">
        <w:rPr>
          <w:rFonts w:ascii="华文仿宋" w:eastAsia="华文仿宋" w:hAnsi="华文仿宋"/>
          <w:bCs/>
          <w:szCs w:val="28"/>
        </w:rPr>
        <w:t>存储</w:t>
      </w:r>
      <w:r w:rsidR="00813E05" w:rsidRPr="00970328">
        <w:rPr>
          <w:rFonts w:ascii="华文仿宋" w:eastAsia="华文仿宋" w:hAnsi="华文仿宋" w:hint="default"/>
          <w:bCs/>
          <w:szCs w:val="28"/>
        </w:rPr>
        <w:t>节点</w:t>
      </w:r>
      <w:r w:rsidRPr="00970328">
        <w:rPr>
          <w:rFonts w:ascii="华文仿宋" w:eastAsia="华文仿宋" w:hAnsi="华文仿宋"/>
          <w:bCs/>
          <w:szCs w:val="28"/>
        </w:rPr>
        <w:t>及配套</w:t>
      </w:r>
      <w:r w:rsidR="00813E05" w:rsidRPr="00970328">
        <w:rPr>
          <w:rFonts w:ascii="华文仿宋" w:eastAsia="华文仿宋" w:hAnsi="华文仿宋" w:hint="default"/>
          <w:bCs/>
          <w:szCs w:val="28"/>
        </w:rPr>
        <w:t>高速</w:t>
      </w:r>
      <w:r w:rsidRPr="00970328">
        <w:rPr>
          <w:rFonts w:ascii="华文仿宋" w:eastAsia="华文仿宋" w:hAnsi="华文仿宋"/>
          <w:bCs/>
          <w:szCs w:val="28"/>
        </w:rPr>
        <w:t>组网硬件</w:t>
      </w:r>
      <w:r w:rsidR="00813E05" w:rsidRPr="00970328">
        <w:rPr>
          <w:rFonts w:ascii="华文仿宋" w:eastAsia="华文仿宋" w:hAnsi="华文仿宋" w:hint="default"/>
          <w:bCs/>
          <w:szCs w:val="28"/>
        </w:rPr>
        <w:t>，并预装</w:t>
      </w:r>
      <w:r w:rsidRPr="00970328">
        <w:rPr>
          <w:rFonts w:ascii="华文仿宋" w:eastAsia="华文仿宋" w:hAnsi="华文仿宋"/>
          <w:bCs/>
          <w:szCs w:val="28"/>
        </w:rPr>
        <w:t>实现</w:t>
      </w:r>
      <w:r w:rsidR="00813E05" w:rsidRPr="00970328">
        <w:rPr>
          <w:rFonts w:ascii="华文仿宋" w:eastAsia="华文仿宋" w:hAnsi="华文仿宋" w:hint="default"/>
          <w:bCs/>
          <w:szCs w:val="28"/>
        </w:rPr>
        <w:t>上述功</w:t>
      </w:r>
      <w:r w:rsidRPr="00970328">
        <w:rPr>
          <w:rFonts w:ascii="华文仿宋" w:eastAsia="华文仿宋" w:hAnsi="华文仿宋"/>
          <w:bCs/>
          <w:szCs w:val="28"/>
        </w:rPr>
        <w:t>能所必需的固件、驱动、管理与运行组件</w:t>
      </w:r>
      <w:r w:rsidR="00813E05" w:rsidRPr="00970328">
        <w:rPr>
          <w:rFonts w:ascii="华文仿宋" w:eastAsia="华文仿宋" w:hAnsi="华文仿宋" w:hint="default"/>
          <w:bCs/>
          <w:szCs w:val="28"/>
        </w:rPr>
        <w:t>；硬件与组件</w:t>
      </w:r>
      <w:r w:rsidRPr="00970328">
        <w:rPr>
          <w:rFonts w:ascii="华文仿宋" w:eastAsia="华文仿宋" w:hAnsi="华文仿宋"/>
          <w:bCs/>
          <w:szCs w:val="28"/>
        </w:rPr>
        <w:t>应随对应</w:t>
      </w:r>
      <w:r w:rsidR="00813E05" w:rsidRPr="00970328">
        <w:rPr>
          <w:rFonts w:ascii="华文仿宋" w:eastAsia="华文仿宋" w:hAnsi="华文仿宋" w:hint="default"/>
          <w:bCs/>
          <w:szCs w:val="28"/>
        </w:rPr>
        <w:t>设备</w:t>
      </w:r>
      <w:r w:rsidRPr="00970328">
        <w:rPr>
          <w:rFonts w:ascii="华文仿宋" w:eastAsia="华文仿宋" w:hAnsi="华文仿宋"/>
          <w:bCs/>
          <w:szCs w:val="28"/>
        </w:rPr>
        <w:t>一体交付、一体报价、一体验收，不得拆分为独立采购项。</w:t>
      </w:r>
      <w:r w:rsidR="00813E05" w:rsidRPr="00970328">
        <w:rPr>
          <w:rFonts w:ascii="华文仿宋" w:eastAsia="华文仿宋" w:hAnsi="华文仿宋" w:hint="default"/>
          <w:bCs/>
          <w:szCs w:val="28"/>
        </w:rPr>
        <w:t>投标人</w:t>
      </w:r>
      <w:r w:rsidR="00B92297" w:rsidRPr="00970328">
        <w:rPr>
          <w:rFonts w:ascii="华文仿宋" w:eastAsia="华文仿宋" w:hAnsi="华文仿宋"/>
          <w:bCs/>
          <w:szCs w:val="28"/>
        </w:rPr>
        <w:t>不</w:t>
      </w:r>
      <w:r w:rsidR="00813E05" w:rsidRPr="00970328">
        <w:rPr>
          <w:rFonts w:ascii="华文仿宋" w:eastAsia="华文仿宋" w:hAnsi="华文仿宋" w:hint="default"/>
          <w:bCs/>
          <w:szCs w:val="28"/>
        </w:rPr>
        <w:t>得仅</w:t>
      </w:r>
      <w:proofErr w:type="gramStart"/>
      <w:r w:rsidR="00813E05" w:rsidRPr="00970328">
        <w:rPr>
          <w:rFonts w:ascii="华文仿宋" w:eastAsia="华文仿宋" w:hAnsi="华文仿宋" w:hint="default"/>
          <w:bCs/>
          <w:szCs w:val="28"/>
        </w:rPr>
        <w:t>以</w:t>
      </w:r>
      <w:r w:rsidR="00B92297" w:rsidRPr="00970328">
        <w:rPr>
          <w:rFonts w:ascii="华文仿宋" w:eastAsia="华文仿宋" w:hAnsi="华文仿宋"/>
          <w:bCs/>
          <w:szCs w:val="28"/>
        </w:rPr>
        <w:t>算力</w:t>
      </w:r>
      <w:r w:rsidR="00813E05" w:rsidRPr="00970328">
        <w:rPr>
          <w:rFonts w:ascii="华文仿宋" w:eastAsia="华文仿宋" w:hAnsi="华文仿宋" w:hint="default"/>
          <w:bCs/>
          <w:szCs w:val="28"/>
        </w:rPr>
        <w:t>参数</w:t>
      </w:r>
      <w:proofErr w:type="gramEnd"/>
      <w:r w:rsidR="00813E05" w:rsidRPr="00970328">
        <w:rPr>
          <w:rFonts w:ascii="华文仿宋" w:eastAsia="华文仿宋" w:hAnsi="华文仿宋" w:hint="default"/>
          <w:bCs/>
          <w:szCs w:val="28"/>
        </w:rPr>
        <w:t>响应本规范，应说明上</w:t>
      </w:r>
      <w:r w:rsidR="00B92297" w:rsidRPr="00970328">
        <w:rPr>
          <w:rFonts w:ascii="华文仿宋" w:eastAsia="华文仿宋" w:hAnsi="华文仿宋"/>
          <w:bCs/>
          <w:szCs w:val="28"/>
        </w:rPr>
        <w:t>述</w:t>
      </w:r>
      <w:r w:rsidR="00813E05" w:rsidRPr="00970328">
        <w:rPr>
          <w:rFonts w:ascii="华文仿宋" w:eastAsia="华文仿宋" w:hAnsi="华文仿宋" w:hint="default"/>
          <w:bCs/>
          <w:szCs w:val="28"/>
        </w:rPr>
        <w:t>各项</w:t>
      </w:r>
      <w:r w:rsidR="000C49C8" w:rsidRPr="00970328">
        <w:rPr>
          <w:rFonts w:ascii="华文仿宋" w:eastAsia="华文仿宋" w:hAnsi="华文仿宋"/>
          <w:bCs/>
          <w:szCs w:val="28"/>
        </w:rPr>
        <w:t>功能</w:t>
      </w:r>
      <w:r w:rsidR="00813E05" w:rsidRPr="00970328">
        <w:rPr>
          <w:rFonts w:ascii="华文仿宋" w:eastAsia="华文仿宋" w:hAnsi="华文仿宋" w:hint="default"/>
          <w:bCs/>
          <w:szCs w:val="28"/>
        </w:rPr>
        <w:t>在所投硬件上</w:t>
      </w:r>
      <w:r w:rsidR="000C49C8" w:rsidRPr="00970328">
        <w:rPr>
          <w:rFonts w:ascii="华文仿宋" w:eastAsia="华文仿宋" w:hAnsi="华文仿宋"/>
          <w:bCs/>
          <w:szCs w:val="28"/>
        </w:rPr>
        <w:t>的实现</w:t>
      </w:r>
      <w:r w:rsidR="00813E05" w:rsidRPr="00970328">
        <w:rPr>
          <w:rFonts w:ascii="华文仿宋" w:eastAsia="华文仿宋" w:hAnsi="华文仿宋" w:hint="default"/>
          <w:bCs/>
          <w:szCs w:val="28"/>
        </w:rPr>
        <w:t>方式和部署架构。</w:t>
      </w:r>
    </w:p>
    <w:p w14:paraId="78439A6F" w14:textId="77777777" w:rsidR="00F0332F" w:rsidRDefault="00F0332F" w:rsidP="00B56F20">
      <w:pPr>
        <w:spacing w:line="360" w:lineRule="auto"/>
        <w:rPr>
          <w:rFonts w:ascii="华文仿宋" w:eastAsia="华文仿宋" w:hAnsi="华文仿宋" w:hint="default"/>
          <w:bCs/>
          <w:szCs w:val="28"/>
        </w:rPr>
      </w:pPr>
      <w:r>
        <w:rPr>
          <w:rFonts w:ascii="华文仿宋" w:eastAsia="华文仿宋" w:hAnsi="华文仿宋" w:hint="default"/>
          <w:bCs/>
          <w:szCs w:val="28"/>
        </w:rPr>
        <w:t>（2）所有设备均应为全新、未使用的原厂正品，CPU、GPU、内存、硬盘、网卡、电源等主要部件不得使用翻新件、拆机件或工程</w:t>
      </w:r>
      <w:r>
        <w:rPr>
          <w:rFonts w:ascii="华文仿宋" w:eastAsia="华文仿宋" w:hAnsi="华文仿宋" w:hint="default"/>
          <w:bCs/>
          <w:szCs w:val="28"/>
        </w:rPr>
        <w:lastRenderedPageBreak/>
        <w:t>样机；交付时提供可核验的品牌、型号、序列号及原厂证明材料。</w:t>
      </w:r>
    </w:p>
    <w:p w14:paraId="19DC080D" w14:textId="54887B33" w:rsidR="007667E5" w:rsidRPr="00970328" w:rsidRDefault="00F0332F" w:rsidP="00B56F20">
      <w:pPr>
        <w:spacing w:line="360" w:lineRule="auto"/>
        <w:rPr>
          <w:rFonts w:ascii="华文仿宋" w:eastAsia="华文仿宋" w:hAnsi="华文仿宋" w:hint="default"/>
          <w:bCs/>
          <w:szCs w:val="28"/>
        </w:rPr>
      </w:pPr>
      <w:r>
        <w:rPr>
          <w:rFonts w:ascii="华文仿宋" w:eastAsia="华文仿宋" w:hAnsi="华文仿宋" w:hint="default"/>
          <w:bCs/>
          <w:szCs w:val="28"/>
        </w:rPr>
        <w:t>（3）本项目共交付7台物理节点：3台计算节点和4台存储节点。各物资名称中的“1套（台</w:t>
      </w:r>
      <w:proofErr w:type="gramStart"/>
      <w:r>
        <w:rPr>
          <w:rFonts w:ascii="华文仿宋" w:eastAsia="华文仿宋" w:hAnsi="华文仿宋" w:hint="default"/>
          <w:bCs/>
          <w:szCs w:val="28"/>
        </w:rPr>
        <w:t>）”均指</w:t>
      </w:r>
      <w:proofErr w:type="gramEnd"/>
      <w:r>
        <w:rPr>
          <w:rFonts w:ascii="华文仿宋" w:eastAsia="华文仿宋" w:hAnsi="华文仿宋" w:hint="default"/>
          <w:bCs/>
          <w:szCs w:val="28"/>
        </w:rPr>
        <w:t>1台完整机架式服务器；4台存储节点组成1套分布式存储集群。</w:t>
      </w:r>
    </w:p>
    <w:p w14:paraId="613E816C" w14:textId="6C56C8CE"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（4）各节点应支持19英寸标准机柜安装，配置冗余热插拔电源，</w:t>
      </w:r>
      <w:proofErr w:type="gramStart"/>
      <w:r w:rsidRPr="00970328">
        <w:rPr>
          <w:rFonts w:ascii="华文仿宋" w:eastAsia="华文仿宋" w:hAnsi="华文仿宋"/>
          <w:bCs/>
          <w:szCs w:val="28"/>
        </w:rPr>
        <w:t>随设备</w:t>
      </w:r>
      <w:proofErr w:type="gramEnd"/>
      <w:r w:rsidRPr="00970328">
        <w:rPr>
          <w:rFonts w:ascii="华文仿宋" w:eastAsia="华文仿宋" w:hAnsi="华文仿宋"/>
          <w:bCs/>
          <w:szCs w:val="28"/>
        </w:rPr>
        <w:t>提供上架导轨、电源线及必要线缆。投标人应在投标文件中明确设备尺寸、重量、最大功耗、散热量、供电接口和机柜空间需求。</w:t>
      </w:r>
    </w:p>
    <w:p w14:paraId="35F80804" w14:textId="6F84152C"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（5）各节点应通过100G高速网络满足分布式训练通信、训练样本共享和存储集群数据同步需求。投标人须提供完整组网拓扑和物料清单；完成本项目范围内组网所需的光模块、光纤、DAC/AOC及其他连接附件应</w:t>
      </w:r>
      <w:proofErr w:type="gramStart"/>
      <w:r w:rsidRPr="00970328">
        <w:rPr>
          <w:rFonts w:ascii="华文仿宋" w:eastAsia="华文仿宋" w:hAnsi="华文仿宋"/>
          <w:bCs/>
          <w:szCs w:val="28"/>
        </w:rPr>
        <w:t>随设备</w:t>
      </w:r>
      <w:proofErr w:type="gramEnd"/>
      <w:r w:rsidRPr="00970328">
        <w:rPr>
          <w:rFonts w:ascii="华文仿宋" w:eastAsia="华文仿宋" w:hAnsi="华文仿宋"/>
          <w:bCs/>
          <w:szCs w:val="28"/>
        </w:rPr>
        <w:t>提供。核心交换设备是否纳入供货范围应在清单中明确，未明确但为实现投标承诺能力所必需的，视为已包含在报价内。</w:t>
      </w:r>
    </w:p>
    <w:p w14:paraId="07585DFE" w14:textId="156B0BA5"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（6）设备应支持7×24小时连续稳定运行，具备带外管理、运行状态监测、硬件故障告警和日志查询能力；设备</w:t>
      </w:r>
      <w:proofErr w:type="gramStart"/>
      <w:r w:rsidRPr="00970328">
        <w:rPr>
          <w:rFonts w:ascii="华文仿宋" w:eastAsia="华文仿宋" w:hAnsi="华文仿宋"/>
          <w:bCs/>
          <w:szCs w:val="28"/>
        </w:rPr>
        <w:t>满配运行</w:t>
      </w:r>
      <w:proofErr w:type="gramEnd"/>
      <w:r w:rsidRPr="00970328">
        <w:rPr>
          <w:rFonts w:ascii="华文仿宋" w:eastAsia="华文仿宋" w:hAnsi="华文仿宋"/>
          <w:bCs/>
          <w:szCs w:val="28"/>
        </w:rPr>
        <w:t>时不得因电源、散热或部件兼容性导致降频、</w:t>
      </w:r>
      <w:proofErr w:type="gramStart"/>
      <w:r w:rsidRPr="00970328">
        <w:rPr>
          <w:rFonts w:ascii="华文仿宋" w:eastAsia="华文仿宋" w:hAnsi="华文仿宋"/>
          <w:bCs/>
          <w:szCs w:val="28"/>
        </w:rPr>
        <w:t>掉卡或</w:t>
      </w:r>
      <w:proofErr w:type="gramEnd"/>
      <w:r w:rsidRPr="00970328">
        <w:rPr>
          <w:rFonts w:ascii="华文仿宋" w:eastAsia="华文仿宋" w:hAnsi="华文仿宋"/>
          <w:bCs/>
          <w:szCs w:val="28"/>
        </w:rPr>
        <w:t>非计划停机。</w:t>
      </w:r>
    </w:p>
    <w:p w14:paraId="641A9943" w14:textId="206A8FF4"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（7）随硬件集成的必要组件应支持在采购人内</w:t>
      </w:r>
      <w:proofErr w:type="gramStart"/>
      <w:r w:rsidRPr="00970328">
        <w:rPr>
          <w:rFonts w:ascii="华文仿宋" w:eastAsia="华文仿宋" w:hAnsi="华文仿宋"/>
          <w:bCs/>
          <w:szCs w:val="28"/>
        </w:rPr>
        <w:t>网环境</w:t>
      </w:r>
      <w:proofErr w:type="gramEnd"/>
      <w:r w:rsidRPr="00970328">
        <w:rPr>
          <w:rFonts w:ascii="华文仿宋" w:eastAsia="华文仿宋" w:hAnsi="华文仿宋"/>
          <w:bCs/>
          <w:szCs w:val="28"/>
        </w:rPr>
        <w:t>部署和运行。除采购人书面同意外，不得依赖</w:t>
      </w:r>
      <w:proofErr w:type="gramStart"/>
      <w:r w:rsidRPr="00970328">
        <w:rPr>
          <w:rFonts w:ascii="华文仿宋" w:eastAsia="华文仿宋" w:hAnsi="华文仿宋"/>
          <w:bCs/>
          <w:szCs w:val="28"/>
        </w:rPr>
        <w:t>公有云</w:t>
      </w:r>
      <w:proofErr w:type="gramEnd"/>
      <w:r w:rsidRPr="00970328">
        <w:rPr>
          <w:rFonts w:ascii="华文仿宋" w:eastAsia="华文仿宋" w:hAnsi="华文仿宋"/>
          <w:bCs/>
          <w:szCs w:val="28"/>
        </w:rPr>
        <w:t>订阅、外部在线授权或到期即失效的授权机制；验收后不得产生未披露的续费、扩容授权或功能解锁费用。</w:t>
      </w:r>
    </w:p>
    <w:p w14:paraId="31B04D37" w14:textId="6EEDAB9F" w:rsidR="007667E5" w:rsidRPr="00970328" w:rsidRDefault="007667E5" w:rsidP="00B56F20">
      <w:pPr>
        <w:spacing w:line="360" w:lineRule="auto"/>
        <w:rPr>
          <w:rFonts w:ascii="华文仿宋" w:eastAsia="华文仿宋" w:hAnsi="华文仿宋" w:hint="default"/>
          <w:bCs/>
          <w:szCs w:val="28"/>
        </w:rPr>
      </w:pPr>
    </w:p>
    <w:p w14:paraId="538EF612" w14:textId="77777777" w:rsidR="007667E5" w:rsidRPr="0012562D" w:rsidRDefault="00000000" w:rsidP="00B56F20">
      <w:pPr>
        <w:pStyle w:val="a1"/>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lastRenderedPageBreak/>
        <w:t>3.2 全工况设计数据专用训练节点（1台）</w:t>
      </w:r>
    </w:p>
    <w:p w14:paraId="2E82E822" w14:textId="77777777" w:rsidR="007667E5" w:rsidRPr="0012562D" w:rsidRDefault="00000000" w:rsidP="00B56F20">
      <w:pPr>
        <w:pStyle w:val="a2"/>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（1）功能定位</w:t>
      </w:r>
    </w:p>
    <w:p w14:paraId="6F1020CA" w14:textId="4B34A182"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用于构建基于设计与仿真数据的基础大模型训练能力，作为平台</w:t>
      </w:r>
      <w:proofErr w:type="gramStart"/>
      <w:r w:rsidRPr="00970328">
        <w:rPr>
          <w:rFonts w:ascii="华文仿宋" w:eastAsia="华文仿宋" w:hAnsi="华文仿宋"/>
          <w:bCs/>
          <w:szCs w:val="28"/>
        </w:rPr>
        <w:t>的源域建模</w:t>
      </w:r>
      <w:proofErr w:type="gramEnd"/>
      <w:r w:rsidRPr="00970328">
        <w:rPr>
          <w:rFonts w:ascii="华文仿宋" w:eastAsia="华文仿宋" w:hAnsi="华文仿宋"/>
          <w:bCs/>
          <w:szCs w:val="28"/>
        </w:rPr>
        <w:t>核心节点。</w:t>
      </w:r>
      <w:r w:rsidR="00D91D08" w:rsidRPr="00970328">
        <w:rPr>
          <w:rFonts w:ascii="华文仿宋" w:eastAsia="华文仿宋" w:hAnsi="华文仿宋" w:hint="default"/>
          <w:bCs/>
          <w:szCs w:val="28"/>
        </w:rPr>
        <w:t>该节点面向海上风电机组设计阶段形成</w:t>
      </w:r>
      <w:r w:rsidR="00A06A9C" w:rsidRPr="00970328">
        <w:rPr>
          <w:rFonts w:ascii="华文仿宋" w:eastAsia="华文仿宋" w:hAnsi="华文仿宋"/>
          <w:bCs/>
          <w:szCs w:val="28"/>
        </w:rPr>
        <w:t>的</w:t>
      </w:r>
      <w:r w:rsidR="00D91D08" w:rsidRPr="00970328">
        <w:rPr>
          <w:rFonts w:ascii="华文仿宋" w:eastAsia="华文仿宋" w:hAnsi="华文仿宋" w:hint="default"/>
          <w:bCs/>
          <w:szCs w:val="28"/>
        </w:rPr>
        <w:t>多源设计数据和仿真数据，支撑整机总体设计、叶片气动载荷分配分析、传动链动力学分析、机电耦合特性分析和控制参数设计等研究工作中形成的数据处理与训练分析需求。重点服务于风、机、电、控等多专业设计参数的统一组织与样本构建，支撑全工况设计数据训练、参数关联分析、性</w:t>
      </w:r>
      <w:r w:rsidR="00A06A9C" w:rsidRPr="00970328">
        <w:rPr>
          <w:rFonts w:ascii="华文仿宋" w:eastAsia="华文仿宋" w:hAnsi="华文仿宋"/>
          <w:bCs/>
          <w:szCs w:val="28"/>
        </w:rPr>
        <w:t>能</w:t>
      </w:r>
      <w:r w:rsidR="00D91D08" w:rsidRPr="00970328">
        <w:rPr>
          <w:rFonts w:ascii="华文仿宋" w:eastAsia="华文仿宋" w:hAnsi="华文仿宋" w:hint="default"/>
          <w:bCs/>
          <w:szCs w:val="28"/>
        </w:rPr>
        <w:t>规律挖掘和代理模型构建，为机组设计优化和设计环</w:t>
      </w:r>
      <w:r w:rsidR="00A06A9C" w:rsidRPr="00970328">
        <w:rPr>
          <w:rFonts w:ascii="华文仿宋" w:eastAsia="华文仿宋" w:hAnsi="华文仿宋"/>
          <w:bCs/>
          <w:szCs w:val="28"/>
        </w:rPr>
        <w:t>节</w:t>
      </w:r>
      <w:r w:rsidR="00D91D08" w:rsidRPr="00970328">
        <w:rPr>
          <w:rFonts w:ascii="华文仿宋" w:eastAsia="华文仿宋" w:hAnsi="华文仿宋" w:hint="default"/>
          <w:bCs/>
          <w:szCs w:val="28"/>
        </w:rPr>
        <w:t>数据驱动研究提供基础条件。同时承担设计—试验一致性比对与设计模型伴随仿真任务</w:t>
      </w:r>
      <w:r w:rsidR="00B175CF" w:rsidRPr="00970328">
        <w:rPr>
          <w:rFonts w:ascii="华文仿宋" w:eastAsia="华文仿宋" w:hAnsi="华文仿宋"/>
          <w:bCs/>
          <w:szCs w:val="28"/>
        </w:rPr>
        <w:t>，</w:t>
      </w:r>
      <w:r w:rsidR="00D91D08" w:rsidRPr="00970328">
        <w:rPr>
          <w:rFonts w:ascii="华文仿宋" w:eastAsia="华文仿宋" w:hAnsi="华文仿宋" w:hint="default"/>
          <w:bCs/>
          <w:szCs w:val="28"/>
        </w:rPr>
        <w:t>通过承接上游设计模型和数据并与试验实测数据开展交叉校核，训练用于试验过程实时伴随仿真的海上风电机组整机代理模型，支持试验过程中的</w:t>
      </w:r>
      <w:r w:rsidR="00B175CF" w:rsidRPr="00970328">
        <w:rPr>
          <w:rFonts w:ascii="华文仿宋" w:eastAsia="华文仿宋" w:hAnsi="华文仿宋"/>
          <w:bCs/>
          <w:szCs w:val="28"/>
        </w:rPr>
        <w:t>参</w:t>
      </w:r>
      <w:r w:rsidR="00D91D08" w:rsidRPr="00970328">
        <w:rPr>
          <w:rFonts w:ascii="华文仿宋" w:eastAsia="华文仿宋" w:hAnsi="华文仿宋" w:hint="default"/>
          <w:bCs/>
          <w:szCs w:val="28"/>
        </w:rPr>
        <w:t>数寻优和设计反馈。该</w:t>
      </w:r>
      <w:r w:rsidR="00B175CF" w:rsidRPr="00970328">
        <w:rPr>
          <w:rFonts w:ascii="华文仿宋" w:eastAsia="华文仿宋" w:hAnsi="华文仿宋"/>
          <w:bCs/>
          <w:szCs w:val="28"/>
        </w:rPr>
        <w:t>节</w:t>
      </w:r>
      <w:r w:rsidR="00D91D08" w:rsidRPr="00970328">
        <w:rPr>
          <w:rFonts w:ascii="华文仿宋" w:eastAsia="华文仿宋" w:hAnsi="华文仿宋" w:hint="default"/>
          <w:bCs/>
          <w:szCs w:val="28"/>
        </w:rPr>
        <w:t>点与整机设计软件</w:t>
      </w:r>
      <w:proofErr w:type="spellStart"/>
      <w:r w:rsidR="00D91D08" w:rsidRPr="00970328">
        <w:rPr>
          <w:rFonts w:ascii="华文仿宋" w:eastAsia="华文仿宋" w:hAnsi="华文仿宋" w:hint="default"/>
          <w:bCs/>
          <w:szCs w:val="28"/>
        </w:rPr>
        <w:t>WeMoLab</w:t>
      </w:r>
      <w:proofErr w:type="spellEnd"/>
      <w:r w:rsidR="00D91D08" w:rsidRPr="00970328">
        <w:rPr>
          <w:rFonts w:ascii="华文仿宋" w:eastAsia="华文仿宋" w:hAnsi="华文仿宋" w:hint="default"/>
          <w:bCs/>
          <w:szCs w:val="28"/>
        </w:rPr>
        <w:t>、全工况仿真平台建立专用对接通道，承接设计仿真数据接入并回写设计参数伴随仿真反馈。</w:t>
      </w:r>
    </w:p>
    <w:p w14:paraId="58C6C750" w14:textId="77777777" w:rsidR="007667E5" w:rsidRPr="0012562D" w:rsidRDefault="00000000" w:rsidP="00B56F20">
      <w:pPr>
        <w:pStyle w:val="a2"/>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（2）硬件资源分工要求</w:t>
      </w:r>
    </w:p>
    <w:p w14:paraId="5CD9317C"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1）GPU：承担设计数据域大模型预训练与参数高效微调。</w:t>
      </w:r>
    </w:p>
    <w:p w14:paraId="134C51B1"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2）CPU：负责训练任务调度、数据治理流程执行、仿真数据解析及CPU算子计算。</w:t>
      </w:r>
    </w:p>
    <w:p w14:paraId="71E6BF80"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3）内存：用于训练数据加载缓存、仿真数据预处理和特征计算。</w:t>
      </w:r>
    </w:p>
    <w:p w14:paraId="3C4D874A"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4）存储：用于存放仿真原始数据、治理后数据集、训练样本和模型检查点。</w:t>
      </w:r>
    </w:p>
    <w:p w14:paraId="054BEA0B"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lastRenderedPageBreak/>
        <w:t>5）网络：用于与其他训练节点及存储集群之间的数据同步和分布式训练通信。</w:t>
      </w:r>
    </w:p>
    <w:p w14:paraId="4C5E5866" w14:textId="77777777" w:rsidR="007667E5" w:rsidRPr="0012562D" w:rsidRDefault="00000000" w:rsidP="00B56F20">
      <w:pPr>
        <w:pStyle w:val="a2"/>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（3）节点集成功能要求</w:t>
      </w:r>
    </w:p>
    <w:p w14:paraId="5A7227EE"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1）支持设计与仿真数据清洗、标准化、结构化管理和训练样本生成，并可对处理过程和结果进行追溯。</w:t>
      </w:r>
    </w:p>
    <w:p w14:paraId="6872BE5C"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2）支持对训练数据及模型输出进行物理一致性校验，能够结合功率曲线、气动模型和载荷模型等风电机理开展校验或约束。</w:t>
      </w:r>
    </w:p>
    <w:p w14:paraId="14FDB4A7"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3）支持多机多卡分布式训练，可与其他训练节点协同完成训练任务；投标人应提供可复现的联调样例和操作说明。</w:t>
      </w:r>
    </w:p>
    <w:p w14:paraId="64082D5A"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4）支持机理与数据双驱动建模，并能够以采购人提供的样例数据完成演示验收。</w:t>
      </w:r>
    </w:p>
    <w:p w14:paraId="28C0C8DD" w14:textId="6EC69209" w:rsidR="007667E5" w:rsidRPr="0012562D" w:rsidRDefault="00000000" w:rsidP="00B56F20">
      <w:pPr>
        <w:pStyle w:val="a2"/>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（4）硬件配置要求</w:t>
      </w:r>
    </w:p>
    <w:tbl>
      <w:tblPr>
        <w:tblStyle w:val="TableGrid"/>
        <w:tblW w:w="8306" w:type="dxa"/>
        <w:tblInd w:w="110" w:type="dxa"/>
        <w:tblLayout w:type="fixed"/>
        <w:tblLook w:val="04A0" w:firstRow="1" w:lastRow="0" w:firstColumn="1" w:lastColumn="0" w:noHBand="0" w:noVBand="1"/>
      </w:tblPr>
      <w:tblGrid>
        <w:gridCol w:w="1536"/>
        <w:gridCol w:w="6770"/>
      </w:tblGrid>
      <w:tr w:rsidR="007667E5" w:rsidRPr="00970328" w14:paraId="1FC095D0" w14:textId="77777777">
        <w:trPr>
          <w:tblHeader/>
        </w:trPr>
        <w:tc>
          <w:tcPr>
            <w:tcW w:w="1536" w:type="dxa"/>
            <w:shd w:val="clear" w:color="auto" w:fill="E7E6E6"/>
            <w:tcMar>
              <w:top w:w="90" w:type="dxa"/>
              <w:left w:w="110" w:type="dxa"/>
              <w:bottom w:w="90" w:type="dxa"/>
              <w:right w:w="110" w:type="dxa"/>
            </w:tcMar>
            <w:vAlign w:val="center"/>
          </w:tcPr>
          <w:p w14:paraId="06E680BC"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12562D">
              <w:rPr>
                <w:rFonts w:ascii="华文仿宋" w:eastAsia="华文仿宋" w:hAnsi="华文仿宋"/>
                <w:bCs/>
                <w:sz w:val="24"/>
                <w:szCs w:val="24"/>
              </w:rPr>
              <w:t>项目</w:t>
            </w:r>
          </w:p>
        </w:tc>
        <w:tc>
          <w:tcPr>
            <w:tcW w:w="6770" w:type="dxa"/>
            <w:shd w:val="clear" w:color="auto" w:fill="E7E6E6"/>
            <w:tcMar>
              <w:top w:w="90" w:type="dxa"/>
              <w:left w:w="110" w:type="dxa"/>
              <w:bottom w:w="90" w:type="dxa"/>
              <w:right w:w="110" w:type="dxa"/>
            </w:tcMar>
            <w:vAlign w:val="center"/>
          </w:tcPr>
          <w:p w14:paraId="53E5537C"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12562D">
              <w:rPr>
                <w:rFonts w:ascii="华文仿宋" w:eastAsia="华文仿宋" w:hAnsi="华文仿宋"/>
                <w:bCs/>
                <w:sz w:val="24"/>
                <w:szCs w:val="24"/>
              </w:rPr>
              <w:t>最低技术要求</w:t>
            </w:r>
          </w:p>
        </w:tc>
      </w:tr>
      <w:tr w:rsidR="007667E5" w:rsidRPr="00970328" w14:paraId="14D630D5" w14:textId="77777777">
        <w:trPr>
          <w:cantSplit/>
        </w:trPr>
        <w:tc>
          <w:tcPr>
            <w:tcW w:w="1536" w:type="dxa"/>
            <w:tcMar>
              <w:top w:w="90" w:type="dxa"/>
              <w:left w:w="110" w:type="dxa"/>
              <w:bottom w:w="90" w:type="dxa"/>
              <w:right w:w="110" w:type="dxa"/>
            </w:tcMar>
            <w:vAlign w:val="center"/>
          </w:tcPr>
          <w:p w14:paraId="3A401744"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CPU</w:t>
            </w:r>
          </w:p>
        </w:tc>
        <w:tc>
          <w:tcPr>
            <w:tcW w:w="6770" w:type="dxa"/>
            <w:tcMar>
              <w:top w:w="90" w:type="dxa"/>
              <w:left w:w="110" w:type="dxa"/>
              <w:bottom w:w="90" w:type="dxa"/>
              <w:right w:w="110" w:type="dxa"/>
            </w:tcMar>
            <w:vAlign w:val="center"/>
          </w:tcPr>
          <w:p w14:paraId="47C96937"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2颗物理CPU；每颗基础频率≥2.7GHz、物理核心数≥64核。投标人应提供准确型号及原厂规格资料。</w:t>
            </w:r>
          </w:p>
        </w:tc>
      </w:tr>
      <w:tr w:rsidR="007667E5" w:rsidRPr="00970328" w14:paraId="07445B56" w14:textId="77777777">
        <w:trPr>
          <w:cantSplit/>
        </w:trPr>
        <w:tc>
          <w:tcPr>
            <w:tcW w:w="1536" w:type="dxa"/>
            <w:tcMar>
              <w:top w:w="90" w:type="dxa"/>
              <w:left w:w="110" w:type="dxa"/>
              <w:bottom w:w="90" w:type="dxa"/>
              <w:right w:w="110" w:type="dxa"/>
            </w:tcMar>
            <w:vAlign w:val="center"/>
          </w:tcPr>
          <w:p w14:paraId="781C2AA6"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内存</w:t>
            </w:r>
          </w:p>
        </w:tc>
        <w:tc>
          <w:tcPr>
            <w:tcW w:w="6770" w:type="dxa"/>
            <w:tcMar>
              <w:top w:w="90" w:type="dxa"/>
              <w:left w:w="110" w:type="dxa"/>
              <w:bottom w:w="90" w:type="dxa"/>
              <w:right w:w="110" w:type="dxa"/>
            </w:tcMar>
            <w:vAlign w:val="center"/>
          </w:tcPr>
          <w:p w14:paraId="6B9D2940"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安装容量≥768GB，配置24条32GB DDR5-5600 ECC内存；内存条标称速率不低于5600MT/s。</w:t>
            </w:r>
          </w:p>
        </w:tc>
      </w:tr>
      <w:tr w:rsidR="007667E5" w:rsidRPr="00970328" w14:paraId="3BDE3A22" w14:textId="77777777">
        <w:trPr>
          <w:cantSplit/>
        </w:trPr>
        <w:tc>
          <w:tcPr>
            <w:tcW w:w="1536" w:type="dxa"/>
            <w:tcMar>
              <w:top w:w="90" w:type="dxa"/>
              <w:left w:w="110" w:type="dxa"/>
              <w:bottom w:w="90" w:type="dxa"/>
              <w:right w:w="110" w:type="dxa"/>
            </w:tcMar>
            <w:vAlign w:val="center"/>
          </w:tcPr>
          <w:p w14:paraId="6470B90C"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系统盘</w:t>
            </w:r>
          </w:p>
        </w:tc>
        <w:tc>
          <w:tcPr>
            <w:tcW w:w="6770" w:type="dxa"/>
            <w:tcMar>
              <w:top w:w="90" w:type="dxa"/>
              <w:left w:w="110" w:type="dxa"/>
              <w:bottom w:w="90" w:type="dxa"/>
              <w:right w:w="110" w:type="dxa"/>
            </w:tcMar>
            <w:vAlign w:val="center"/>
          </w:tcPr>
          <w:p w14:paraId="5377F426"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2块480GB企业级SATA SSD，配置RAID1或等效系统盘冗余保护。</w:t>
            </w:r>
          </w:p>
        </w:tc>
      </w:tr>
      <w:tr w:rsidR="007667E5" w:rsidRPr="00970328" w14:paraId="6577EE35" w14:textId="77777777">
        <w:trPr>
          <w:cantSplit/>
        </w:trPr>
        <w:tc>
          <w:tcPr>
            <w:tcW w:w="1536" w:type="dxa"/>
            <w:tcMar>
              <w:top w:w="90" w:type="dxa"/>
              <w:left w:w="110" w:type="dxa"/>
              <w:bottom w:w="90" w:type="dxa"/>
              <w:right w:w="110" w:type="dxa"/>
            </w:tcMar>
            <w:vAlign w:val="center"/>
          </w:tcPr>
          <w:p w14:paraId="57690C82"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数据盘</w:t>
            </w:r>
          </w:p>
        </w:tc>
        <w:tc>
          <w:tcPr>
            <w:tcW w:w="6770" w:type="dxa"/>
            <w:tcMar>
              <w:top w:w="90" w:type="dxa"/>
              <w:left w:w="110" w:type="dxa"/>
              <w:bottom w:w="90" w:type="dxa"/>
              <w:right w:w="110" w:type="dxa"/>
            </w:tcMar>
            <w:vAlign w:val="center"/>
          </w:tcPr>
          <w:p w14:paraId="7411AF1D"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2块7.68TB企业级</w:t>
            </w:r>
            <w:proofErr w:type="spellStart"/>
            <w:r w:rsidRPr="00970328">
              <w:rPr>
                <w:rFonts w:ascii="华文仿宋" w:eastAsia="华文仿宋" w:hAnsi="华文仿宋"/>
                <w:bCs/>
                <w:sz w:val="24"/>
                <w:szCs w:val="24"/>
              </w:rPr>
              <w:t>NVMe</w:t>
            </w:r>
            <w:proofErr w:type="spellEnd"/>
            <w:r w:rsidRPr="00970328">
              <w:rPr>
                <w:rFonts w:ascii="华文仿宋" w:eastAsia="华文仿宋" w:hAnsi="华文仿宋"/>
                <w:bCs/>
                <w:sz w:val="24"/>
                <w:szCs w:val="24"/>
              </w:rPr>
              <w:t xml:space="preserve"> SSD。</w:t>
            </w:r>
          </w:p>
        </w:tc>
      </w:tr>
      <w:tr w:rsidR="007667E5" w:rsidRPr="00970328" w14:paraId="174DD4FC" w14:textId="77777777">
        <w:trPr>
          <w:cantSplit/>
        </w:trPr>
        <w:tc>
          <w:tcPr>
            <w:tcW w:w="1536" w:type="dxa"/>
            <w:tcMar>
              <w:top w:w="90" w:type="dxa"/>
              <w:left w:w="110" w:type="dxa"/>
              <w:bottom w:w="90" w:type="dxa"/>
              <w:right w:w="110" w:type="dxa"/>
            </w:tcMar>
            <w:vAlign w:val="center"/>
          </w:tcPr>
          <w:p w14:paraId="44FA5F10"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lastRenderedPageBreak/>
              <w:t>网卡</w:t>
            </w:r>
          </w:p>
        </w:tc>
        <w:tc>
          <w:tcPr>
            <w:tcW w:w="6770" w:type="dxa"/>
            <w:tcMar>
              <w:top w:w="90" w:type="dxa"/>
              <w:left w:w="110" w:type="dxa"/>
              <w:bottom w:w="90" w:type="dxa"/>
              <w:right w:w="110" w:type="dxa"/>
            </w:tcMar>
            <w:vAlign w:val="center"/>
          </w:tcPr>
          <w:p w14:paraId="541DD3A9"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1块四口千兆电口网卡、1块双口万兆光口网卡、2块双口100G光口网卡；提供完成本项目组网所需的配套光模块和连接线缆。</w:t>
            </w:r>
          </w:p>
        </w:tc>
      </w:tr>
      <w:tr w:rsidR="007667E5" w:rsidRPr="00970328" w14:paraId="76F062CC" w14:textId="77777777">
        <w:trPr>
          <w:cantSplit/>
        </w:trPr>
        <w:tc>
          <w:tcPr>
            <w:tcW w:w="1536" w:type="dxa"/>
            <w:tcMar>
              <w:top w:w="90" w:type="dxa"/>
              <w:left w:w="110" w:type="dxa"/>
              <w:bottom w:w="90" w:type="dxa"/>
              <w:right w:w="110" w:type="dxa"/>
            </w:tcMar>
            <w:vAlign w:val="center"/>
          </w:tcPr>
          <w:p w14:paraId="1FF0922E"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GPU</w:t>
            </w:r>
          </w:p>
        </w:tc>
        <w:tc>
          <w:tcPr>
            <w:tcW w:w="6770" w:type="dxa"/>
            <w:tcMar>
              <w:top w:w="90" w:type="dxa"/>
              <w:left w:w="110" w:type="dxa"/>
              <w:bottom w:w="90" w:type="dxa"/>
              <w:right w:w="110" w:type="dxa"/>
            </w:tcMar>
            <w:vAlign w:val="center"/>
          </w:tcPr>
          <w:p w14:paraId="6B249EE3"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8块同型号GPU卡；单卡显存≥64GB；单卡FP16或BF16非稀疏张量计算理论峰值≥240TFLOPS。投标人应明确精度口径并提供原厂规格资料，验收不计稀疏加速倍率。</w:t>
            </w:r>
          </w:p>
        </w:tc>
      </w:tr>
      <w:tr w:rsidR="007667E5" w:rsidRPr="00970328" w14:paraId="6D68B760" w14:textId="77777777">
        <w:trPr>
          <w:cantSplit/>
        </w:trPr>
        <w:tc>
          <w:tcPr>
            <w:tcW w:w="1536" w:type="dxa"/>
            <w:tcMar>
              <w:top w:w="90" w:type="dxa"/>
              <w:left w:w="110" w:type="dxa"/>
              <w:bottom w:w="90" w:type="dxa"/>
              <w:right w:w="110" w:type="dxa"/>
            </w:tcMar>
            <w:vAlign w:val="center"/>
          </w:tcPr>
          <w:p w14:paraId="7F0B2185"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电源</w:t>
            </w:r>
          </w:p>
        </w:tc>
        <w:tc>
          <w:tcPr>
            <w:tcW w:w="6770" w:type="dxa"/>
            <w:tcMar>
              <w:top w:w="90" w:type="dxa"/>
              <w:left w:w="110" w:type="dxa"/>
              <w:bottom w:w="90" w:type="dxa"/>
              <w:right w:w="110" w:type="dxa"/>
            </w:tcMar>
            <w:vAlign w:val="center"/>
          </w:tcPr>
          <w:p w14:paraId="6911DD6E"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冗余热插拔电源；数量和额定容量应满足整机满配、满负载稳定运行要求。</w:t>
            </w:r>
          </w:p>
        </w:tc>
      </w:tr>
      <w:tr w:rsidR="007667E5" w:rsidRPr="00970328" w14:paraId="6E0BFFDA" w14:textId="77777777">
        <w:trPr>
          <w:cantSplit/>
        </w:trPr>
        <w:tc>
          <w:tcPr>
            <w:tcW w:w="1536" w:type="dxa"/>
            <w:tcMar>
              <w:top w:w="90" w:type="dxa"/>
              <w:left w:w="110" w:type="dxa"/>
              <w:bottom w:w="90" w:type="dxa"/>
              <w:right w:w="110" w:type="dxa"/>
            </w:tcMar>
            <w:vAlign w:val="center"/>
          </w:tcPr>
          <w:p w14:paraId="654FC5B9"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机箱与管理</w:t>
            </w:r>
          </w:p>
        </w:tc>
        <w:tc>
          <w:tcPr>
            <w:tcW w:w="6770" w:type="dxa"/>
            <w:tcMar>
              <w:top w:w="90" w:type="dxa"/>
              <w:left w:w="110" w:type="dxa"/>
              <w:bottom w:w="90" w:type="dxa"/>
              <w:right w:w="110" w:type="dxa"/>
            </w:tcMar>
            <w:vAlign w:val="center"/>
          </w:tcPr>
          <w:p w14:paraId="4061411E"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19英寸标准机架式服务器，随设备提供上架导轨；具备独立带外管理接口、远程KVM、远程开关机及硬件故障告警能力。</w:t>
            </w:r>
          </w:p>
        </w:tc>
      </w:tr>
      <w:tr w:rsidR="007667E5" w:rsidRPr="00970328" w14:paraId="786CDB88" w14:textId="77777777">
        <w:trPr>
          <w:cantSplit/>
        </w:trPr>
        <w:tc>
          <w:tcPr>
            <w:tcW w:w="1536" w:type="dxa"/>
            <w:tcMar>
              <w:top w:w="90" w:type="dxa"/>
              <w:left w:w="110" w:type="dxa"/>
              <w:bottom w:w="90" w:type="dxa"/>
              <w:right w:w="110" w:type="dxa"/>
            </w:tcMar>
            <w:vAlign w:val="center"/>
          </w:tcPr>
          <w:p w14:paraId="5D6333DF"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大数据处理</w:t>
            </w:r>
          </w:p>
        </w:tc>
        <w:tc>
          <w:tcPr>
            <w:tcW w:w="6770" w:type="dxa"/>
            <w:tcMar>
              <w:top w:w="90" w:type="dxa"/>
              <w:left w:w="110" w:type="dxa"/>
              <w:bottom w:w="90" w:type="dxa"/>
              <w:right w:w="110" w:type="dxa"/>
            </w:tcMar>
            <w:vAlign w:val="center"/>
          </w:tcPr>
          <w:p w14:paraId="41C9DE95" w14:textId="4D245E6B" w:rsidR="007667E5" w:rsidRPr="00970328" w:rsidRDefault="00F0332F" w:rsidP="00B56F20">
            <w:pPr>
              <w:spacing w:line="360" w:lineRule="auto"/>
              <w:ind w:firstLine="480"/>
              <w:jc w:val="center"/>
              <w:rPr>
                <w:rFonts w:ascii="华文仿宋" w:eastAsia="华文仿宋" w:hAnsi="华文仿宋" w:hint="default"/>
                <w:bCs/>
                <w:sz w:val="24"/>
                <w:szCs w:val="24"/>
              </w:rPr>
            </w:pPr>
            <w:r>
              <w:rPr>
                <w:rFonts w:ascii="华文仿宋" w:eastAsia="华文仿宋" w:hAnsi="华文仿宋" w:hint="default"/>
                <w:bCs/>
                <w:sz w:val="24"/>
                <w:szCs w:val="24"/>
              </w:rPr>
              <w:t>投标人应在投标文件中说明所投硬件在数据写入、查询和实时</w:t>
            </w:r>
            <w:proofErr w:type="gramStart"/>
            <w:r>
              <w:rPr>
                <w:rFonts w:ascii="华文仿宋" w:eastAsia="华文仿宋" w:hAnsi="华文仿宋" w:hint="default"/>
                <w:bCs/>
                <w:sz w:val="24"/>
                <w:szCs w:val="24"/>
              </w:rPr>
              <w:t>流数据</w:t>
            </w:r>
            <w:proofErr w:type="gramEnd"/>
            <w:r>
              <w:rPr>
                <w:rFonts w:ascii="华文仿宋" w:eastAsia="华文仿宋" w:hAnsi="华文仿宋" w:hint="default"/>
                <w:bCs/>
                <w:sz w:val="24"/>
                <w:szCs w:val="24"/>
              </w:rPr>
              <w:t>接入等方面的处理能力，给出承诺值及对应测试条件；该项按第6.2节以功能性验证方式验收，</w:t>
            </w:r>
            <w:proofErr w:type="gramStart"/>
            <w:r>
              <w:rPr>
                <w:rFonts w:ascii="华文仿宋" w:eastAsia="华文仿宋" w:hAnsi="华文仿宋" w:hint="default"/>
                <w:bCs/>
                <w:sz w:val="24"/>
                <w:szCs w:val="24"/>
              </w:rPr>
              <w:t>不</w:t>
            </w:r>
            <w:proofErr w:type="gramEnd"/>
            <w:r>
              <w:rPr>
                <w:rFonts w:ascii="华文仿宋" w:eastAsia="华文仿宋" w:hAnsi="华文仿宋" w:hint="default"/>
                <w:bCs/>
                <w:sz w:val="24"/>
                <w:szCs w:val="24"/>
              </w:rPr>
              <w:t>另行开展定量指标测试。</w:t>
            </w:r>
          </w:p>
        </w:tc>
      </w:tr>
    </w:tbl>
    <w:p w14:paraId="032EF5B5" w14:textId="77777777" w:rsidR="007667E5" w:rsidRPr="0012562D" w:rsidRDefault="00000000" w:rsidP="00B56F20">
      <w:pPr>
        <w:pStyle w:val="a1"/>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3.3 全尺寸试验数据专用训练节点（1台）</w:t>
      </w:r>
    </w:p>
    <w:p w14:paraId="3B94D9A0" w14:textId="77777777" w:rsidR="007667E5" w:rsidRPr="0012562D" w:rsidRDefault="00000000" w:rsidP="00B56F20">
      <w:pPr>
        <w:pStyle w:val="a2"/>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（1）功能定位</w:t>
      </w:r>
    </w:p>
    <w:p w14:paraId="586DA3CC" w14:textId="2DE61B46"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用于构建基于全尺寸试验数据的高精度模型能力，作为真实数据</w:t>
      </w:r>
      <w:proofErr w:type="gramStart"/>
      <w:r w:rsidRPr="00970328">
        <w:rPr>
          <w:rFonts w:ascii="华文仿宋" w:eastAsia="华文仿宋" w:hAnsi="华文仿宋"/>
          <w:bCs/>
          <w:szCs w:val="28"/>
        </w:rPr>
        <w:t>域增强</w:t>
      </w:r>
      <w:proofErr w:type="gramEnd"/>
      <w:r w:rsidRPr="00970328">
        <w:rPr>
          <w:rFonts w:ascii="华文仿宋" w:eastAsia="华文仿宋" w:hAnsi="华文仿宋"/>
          <w:bCs/>
          <w:szCs w:val="28"/>
        </w:rPr>
        <w:t>与仿真到试验域适配的核心节点。</w:t>
      </w:r>
      <w:r w:rsidR="00D91D08" w:rsidRPr="00970328">
        <w:rPr>
          <w:rFonts w:ascii="华文仿宋" w:eastAsia="华文仿宋" w:hAnsi="华文仿宋" w:hint="default"/>
          <w:bCs/>
          <w:szCs w:val="28"/>
        </w:rPr>
        <w:t>该节点面向海上风电叶片试验、传动链试验及相关数字孪生试验过程中形成的全尺寸试验数据，</w:t>
      </w:r>
      <w:r w:rsidR="00D91D08" w:rsidRPr="00970328">
        <w:rPr>
          <w:rFonts w:ascii="华文仿宋" w:eastAsia="华文仿宋" w:hAnsi="华文仿宋" w:hint="default"/>
          <w:bCs/>
          <w:szCs w:val="28"/>
        </w:rPr>
        <w:lastRenderedPageBreak/>
        <w:t>支撑试验数据处理、特征提取、规律辨识和代理模型训练分析。重点服务于叶片静力/疲劳试验、传动链加载试验、机械硬件在</w:t>
      </w:r>
      <w:proofErr w:type="gramStart"/>
      <w:r w:rsidR="00D91D08" w:rsidRPr="00970328">
        <w:rPr>
          <w:rFonts w:ascii="华文仿宋" w:eastAsia="华文仿宋" w:hAnsi="华文仿宋" w:hint="default"/>
          <w:bCs/>
          <w:szCs w:val="28"/>
        </w:rPr>
        <w:t>环试验</w:t>
      </w:r>
      <w:proofErr w:type="gramEnd"/>
      <w:r w:rsidR="00D91D08" w:rsidRPr="00970328">
        <w:rPr>
          <w:rFonts w:ascii="华文仿宋" w:eastAsia="华文仿宋" w:hAnsi="华文仿宋" w:hint="default"/>
          <w:bCs/>
          <w:szCs w:val="28"/>
        </w:rPr>
        <w:t>及相关性能验证场景下的数据组织与分析需求，支撑载荷响应、振动特性、传动特性、部件状态演化和试验结果关联分析等研究工作，为试验数据向模型样本、分析结果和设计反馈转化提供基础支撑。该节点与25MW传动链试验</w:t>
      </w:r>
      <w:proofErr w:type="gramStart"/>
      <w:r w:rsidR="00D91D08" w:rsidRPr="00970328">
        <w:rPr>
          <w:rFonts w:ascii="华文仿宋" w:eastAsia="华文仿宋" w:hAnsi="华文仿宋" w:hint="default"/>
          <w:bCs/>
          <w:szCs w:val="28"/>
        </w:rPr>
        <w:t>平台本地</w:t>
      </w:r>
      <w:proofErr w:type="gramEnd"/>
      <w:r w:rsidR="00D91D08" w:rsidRPr="00970328">
        <w:rPr>
          <w:rFonts w:ascii="华文仿宋" w:eastAsia="华文仿宋" w:hAnsi="华文仿宋" w:hint="default"/>
          <w:bCs/>
          <w:szCs w:val="28"/>
        </w:rPr>
        <w:t>直连、与150m叶片试验平台通过专用网络直连，与平台控制器协同工作并建立试验数据高速通道和孪生反馈控制通道，承担试验平台各子系统数字孪生代理模型实时训练任务和伴随仿真任务，支撑试验过程中的实时运行、参数寻优和基于代理模型的在环控制。</w:t>
      </w:r>
    </w:p>
    <w:p w14:paraId="01319D55" w14:textId="77777777" w:rsidR="007667E5" w:rsidRPr="0012562D" w:rsidRDefault="00000000" w:rsidP="00B56F20">
      <w:pPr>
        <w:pStyle w:val="a2"/>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（2）硬件资源分工要求</w:t>
      </w:r>
    </w:p>
    <w:p w14:paraId="676D7FA6"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1）GPU：承担试验数据驱动的大模型训练及仿真到真实数据域的适配微调。</w:t>
      </w:r>
    </w:p>
    <w:p w14:paraId="6EC6DEDE"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2）CPU：承担多通道高频试验信号的FFT、小波分析、滤波和模态识别等密集计算。</w:t>
      </w:r>
    </w:p>
    <w:p w14:paraId="5E60CE9A"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3）内存：用于多通道高频时序数据加载缓存和特征计算。</w:t>
      </w:r>
    </w:p>
    <w:p w14:paraId="42E2CFC6"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4）存储：用于存储试验波形数据、特征数据、增强样本和训练模型。</w:t>
      </w:r>
    </w:p>
    <w:p w14:paraId="1249B301"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5）网络：用于跨节点数据同步、训练样本共享和分布式训练通信。</w:t>
      </w:r>
    </w:p>
    <w:p w14:paraId="3064D933" w14:textId="77777777" w:rsidR="007667E5" w:rsidRPr="0012562D" w:rsidRDefault="00000000" w:rsidP="00B56F20">
      <w:pPr>
        <w:pStyle w:val="a2"/>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（3）节点集成功能要求</w:t>
      </w:r>
    </w:p>
    <w:p w14:paraId="27ED36F8"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1）支持基于风电试验标准开展特征提取和标签体系构建，形成</w:t>
      </w:r>
      <w:r w:rsidRPr="00970328">
        <w:rPr>
          <w:rFonts w:ascii="华文仿宋" w:eastAsia="华文仿宋" w:hAnsi="华文仿宋"/>
          <w:bCs/>
          <w:szCs w:val="28"/>
        </w:rPr>
        <w:lastRenderedPageBreak/>
        <w:t>规范化试验数据训练样本。</w:t>
      </w:r>
    </w:p>
    <w:p w14:paraId="52629FD5"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2）支持多通道高频时序信号的异常值处理、时间对齐、降噪、滤波和重采样，并保留处理记录。</w:t>
      </w:r>
    </w:p>
    <w:p w14:paraId="2C9AA31E"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3）支持故障样本生成式增强，能够基于样例数据展示增强前后样本及质量检查结果。</w:t>
      </w:r>
    </w:p>
    <w:p w14:paraId="43708F96"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4）支持多机多卡分布式训练，可与其他训练节点协同完成训练任务；投标人应提供可复现的联调样例和操作说明。</w:t>
      </w:r>
    </w:p>
    <w:p w14:paraId="50415797" w14:textId="77777777" w:rsidR="007667E5" w:rsidRPr="0012562D" w:rsidRDefault="00000000" w:rsidP="00B56F20">
      <w:pPr>
        <w:pStyle w:val="a2"/>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（4）硬件配置要求</w:t>
      </w:r>
    </w:p>
    <w:tbl>
      <w:tblPr>
        <w:tblStyle w:val="TableGrid"/>
        <w:tblW w:w="8306" w:type="dxa"/>
        <w:tblInd w:w="110" w:type="dxa"/>
        <w:tblLayout w:type="fixed"/>
        <w:tblLook w:val="04A0" w:firstRow="1" w:lastRow="0" w:firstColumn="1" w:lastColumn="0" w:noHBand="0" w:noVBand="1"/>
      </w:tblPr>
      <w:tblGrid>
        <w:gridCol w:w="1536"/>
        <w:gridCol w:w="6770"/>
      </w:tblGrid>
      <w:tr w:rsidR="007667E5" w:rsidRPr="00970328" w14:paraId="79ED0468" w14:textId="77777777">
        <w:trPr>
          <w:tblHeader/>
        </w:trPr>
        <w:tc>
          <w:tcPr>
            <w:tcW w:w="1536" w:type="dxa"/>
            <w:shd w:val="clear" w:color="auto" w:fill="E7E6E6"/>
            <w:tcMar>
              <w:top w:w="90" w:type="dxa"/>
              <w:left w:w="110" w:type="dxa"/>
              <w:bottom w:w="90" w:type="dxa"/>
              <w:right w:w="110" w:type="dxa"/>
            </w:tcMar>
            <w:vAlign w:val="center"/>
          </w:tcPr>
          <w:p w14:paraId="75CA1D7C"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12562D">
              <w:rPr>
                <w:rFonts w:ascii="华文仿宋" w:eastAsia="华文仿宋" w:hAnsi="华文仿宋"/>
                <w:bCs/>
                <w:sz w:val="24"/>
                <w:szCs w:val="24"/>
              </w:rPr>
              <w:t>项目</w:t>
            </w:r>
          </w:p>
        </w:tc>
        <w:tc>
          <w:tcPr>
            <w:tcW w:w="6770" w:type="dxa"/>
            <w:shd w:val="clear" w:color="auto" w:fill="E7E6E6"/>
            <w:tcMar>
              <w:top w:w="90" w:type="dxa"/>
              <w:left w:w="110" w:type="dxa"/>
              <w:bottom w:w="90" w:type="dxa"/>
              <w:right w:w="110" w:type="dxa"/>
            </w:tcMar>
            <w:vAlign w:val="center"/>
          </w:tcPr>
          <w:p w14:paraId="65DA11E2"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12562D">
              <w:rPr>
                <w:rFonts w:ascii="华文仿宋" w:eastAsia="华文仿宋" w:hAnsi="华文仿宋"/>
                <w:bCs/>
                <w:sz w:val="24"/>
                <w:szCs w:val="24"/>
              </w:rPr>
              <w:t>最低技术要求</w:t>
            </w:r>
          </w:p>
        </w:tc>
      </w:tr>
      <w:tr w:rsidR="007667E5" w:rsidRPr="00970328" w14:paraId="32865136" w14:textId="77777777">
        <w:trPr>
          <w:cantSplit/>
        </w:trPr>
        <w:tc>
          <w:tcPr>
            <w:tcW w:w="1536" w:type="dxa"/>
            <w:tcMar>
              <w:top w:w="90" w:type="dxa"/>
              <w:left w:w="110" w:type="dxa"/>
              <w:bottom w:w="90" w:type="dxa"/>
              <w:right w:w="110" w:type="dxa"/>
            </w:tcMar>
            <w:vAlign w:val="center"/>
          </w:tcPr>
          <w:p w14:paraId="14CF0CE9"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CPU</w:t>
            </w:r>
          </w:p>
        </w:tc>
        <w:tc>
          <w:tcPr>
            <w:tcW w:w="6770" w:type="dxa"/>
            <w:tcMar>
              <w:top w:w="90" w:type="dxa"/>
              <w:left w:w="110" w:type="dxa"/>
              <w:bottom w:w="90" w:type="dxa"/>
              <w:right w:w="110" w:type="dxa"/>
            </w:tcMar>
            <w:vAlign w:val="center"/>
          </w:tcPr>
          <w:p w14:paraId="662EF553"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2颗物理CPU；每颗基础频率≥2.7GHz、物理核心数≥64核。投标人应提供准确型号及原厂规格资料。</w:t>
            </w:r>
          </w:p>
        </w:tc>
      </w:tr>
      <w:tr w:rsidR="007667E5" w:rsidRPr="00970328" w14:paraId="067B2365" w14:textId="77777777">
        <w:trPr>
          <w:cantSplit/>
        </w:trPr>
        <w:tc>
          <w:tcPr>
            <w:tcW w:w="1536" w:type="dxa"/>
            <w:tcMar>
              <w:top w:w="90" w:type="dxa"/>
              <w:left w:w="110" w:type="dxa"/>
              <w:bottom w:w="90" w:type="dxa"/>
              <w:right w:w="110" w:type="dxa"/>
            </w:tcMar>
            <w:vAlign w:val="center"/>
          </w:tcPr>
          <w:p w14:paraId="65E65936"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内存</w:t>
            </w:r>
          </w:p>
        </w:tc>
        <w:tc>
          <w:tcPr>
            <w:tcW w:w="6770" w:type="dxa"/>
            <w:tcMar>
              <w:top w:w="90" w:type="dxa"/>
              <w:left w:w="110" w:type="dxa"/>
              <w:bottom w:w="90" w:type="dxa"/>
              <w:right w:w="110" w:type="dxa"/>
            </w:tcMar>
            <w:vAlign w:val="center"/>
          </w:tcPr>
          <w:p w14:paraId="50F9493A"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安装容量≥768GB，配置24条32GB DDR5-5600 ECC内存；内存条标称速率不低于5600MT/s。</w:t>
            </w:r>
          </w:p>
        </w:tc>
      </w:tr>
      <w:tr w:rsidR="007667E5" w:rsidRPr="00970328" w14:paraId="7D8F07DE" w14:textId="77777777">
        <w:trPr>
          <w:cantSplit/>
        </w:trPr>
        <w:tc>
          <w:tcPr>
            <w:tcW w:w="1536" w:type="dxa"/>
            <w:tcMar>
              <w:top w:w="90" w:type="dxa"/>
              <w:left w:w="110" w:type="dxa"/>
              <w:bottom w:w="90" w:type="dxa"/>
              <w:right w:w="110" w:type="dxa"/>
            </w:tcMar>
            <w:vAlign w:val="center"/>
          </w:tcPr>
          <w:p w14:paraId="3D098DB1"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系统盘</w:t>
            </w:r>
          </w:p>
        </w:tc>
        <w:tc>
          <w:tcPr>
            <w:tcW w:w="6770" w:type="dxa"/>
            <w:tcMar>
              <w:top w:w="90" w:type="dxa"/>
              <w:left w:w="110" w:type="dxa"/>
              <w:bottom w:w="90" w:type="dxa"/>
              <w:right w:w="110" w:type="dxa"/>
            </w:tcMar>
            <w:vAlign w:val="center"/>
          </w:tcPr>
          <w:p w14:paraId="328D9B64"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2块480GB企业级SATA SSD，配置RAID1或等效系统盘冗余保护。</w:t>
            </w:r>
          </w:p>
        </w:tc>
      </w:tr>
      <w:tr w:rsidR="007667E5" w:rsidRPr="00970328" w14:paraId="3BE7EE1B" w14:textId="77777777">
        <w:trPr>
          <w:cantSplit/>
        </w:trPr>
        <w:tc>
          <w:tcPr>
            <w:tcW w:w="1536" w:type="dxa"/>
            <w:tcMar>
              <w:top w:w="90" w:type="dxa"/>
              <w:left w:w="110" w:type="dxa"/>
              <w:bottom w:w="90" w:type="dxa"/>
              <w:right w:w="110" w:type="dxa"/>
            </w:tcMar>
            <w:vAlign w:val="center"/>
          </w:tcPr>
          <w:p w14:paraId="732DC6DB"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数据盘</w:t>
            </w:r>
          </w:p>
        </w:tc>
        <w:tc>
          <w:tcPr>
            <w:tcW w:w="6770" w:type="dxa"/>
            <w:tcMar>
              <w:top w:w="90" w:type="dxa"/>
              <w:left w:w="110" w:type="dxa"/>
              <w:bottom w:w="90" w:type="dxa"/>
              <w:right w:w="110" w:type="dxa"/>
            </w:tcMar>
            <w:vAlign w:val="center"/>
          </w:tcPr>
          <w:p w14:paraId="3E32BF76"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2块7.68TB企业级</w:t>
            </w:r>
            <w:proofErr w:type="spellStart"/>
            <w:r w:rsidRPr="00970328">
              <w:rPr>
                <w:rFonts w:ascii="华文仿宋" w:eastAsia="华文仿宋" w:hAnsi="华文仿宋"/>
                <w:bCs/>
                <w:sz w:val="24"/>
                <w:szCs w:val="24"/>
              </w:rPr>
              <w:t>NVMe</w:t>
            </w:r>
            <w:proofErr w:type="spellEnd"/>
            <w:r w:rsidRPr="00970328">
              <w:rPr>
                <w:rFonts w:ascii="华文仿宋" w:eastAsia="华文仿宋" w:hAnsi="华文仿宋"/>
                <w:bCs/>
                <w:sz w:val="24"/>
                <w:szCs w:val="24"/>
              </w:rPr>
              <w:t xml:space="preserve"> SSD。</w:t>
            </w:r>
          </w:p>
        </w:tc>
      </w:tr>
      <w:tr w:rsidR="007667E5" w:rsidRPr="00970328" w14:paraId="5D93449F" w14:textId="77777777">
        <w:trPr>
          <w:cantSplit/>
        </w:trPr>
        <w:tc>
          <w:tcPr>
            <w:tcW w:w="1536" w:type="dxa"/>
            <w:tcMar>
              <w:top w:w="90" w:type="dxa"/>
              <w:left w:w="110" w:type="dxa"/>
              <w:bottom w:w="90" w:type="dxa"/>
              <w:right w:w="110" w:type="dxa"/>
            </w:tcMar>
            <w:vAlign w:val="center"/>
          </w:tcPr>
          <w:p w14:paraId="4BA64C49"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网卡</w:t>
            </w:r>
          </w:p>
        </w:tc>
        <w:tc>
          <w:tcPr>
            <w:tcW w:w="6770" w:type="dxa"/>
            <w:tcMar>
              <w:top w:w="90" w:type="dxa"/>
              <w:left w:w="110" w:type="dxa"/>
              <w:bottom w:w="90" w:type="dxa"/>
              <w:right w:w="110" w:type="dxa"/>
            </w:tcMar>
            <w:vAlign w:val="center"/>
          </w:tcPr>
          <w:p w14:paraId="45C97B7D"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1块四口千兆电口网卡、1块双口万兆光口网卡、2块双口100G光口网卡；提供完成本项目组网所需的配套光模块和连接线缆。</w:t>
            </w:r>
          </w:p>
        </w:tc>
      </w:tr>
      <w:tr w:rsidR="007667E5" w:rsidRPr="00970328" w14:paraId="089D2204" w14:textId="77777777">
        <w:trPr>
          <w:cantSplit/>
        </w:trPr>
        <w:tc>
          <w:tcPr>
            <w:tcW w:w="1536" w:type="dxa"/>
            <w:tcMar>
              <w:top w:w="90" w:type="dxa"/>
              <w:left w:w="110" w:type="dxa"/>
              <w:bottom w:w="90" w:type="dxa"/>
              <w:right w:w="110" w:type="dxa"/>
            </w:tcMar>
            <w:vAlign w:val="center"/>
          </w:tcPr>
          <w:p w14:paraId="75BC7C46"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lastRenderedPageBreak/>
              <w:t>GPU</w:t>
            </w:r>
          </w:p>
        </w:tc>
        <w:tc>
          <w:tcPr>
            <w:tcW w:w="6770" w:type="dxa"/>
            <w:tcMar>
              <w:top w:w="90" w:type="dxa"/>
              <w:left w:w="110" w:type="dxa"/>
              <w:bottom w:w="90" w:type="dxa"/>
              <w:right w:w="110" w:type="dxa"/>
            </w:tcMar>
            <w:vAlign w:val="center"/>
          </w:tcPr>
          <w:p w14:paraId="5AF87493"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8块同型号GPU卡；单卡显存≥64GB；单卡FP16或BF16非稀疏张量计算理论峰值≥240TFLOPS。投标人应明确精度口径并提供原厂规格资料，验收不计稀疏加速倍率。</w:t>
            </w:r>
          </w:p>
        </w:tc>
      </w:tr>
      <w:tr w:rsidR="007667E5" w:rsidRPr="00970328" w14:paraId="59E913AC" w14:textId="77777777">
        <w:trPr>
          <w:cantSplit/>
        </w:trPr>
        <w:tc>
          <w:tcPr>
            <w:tcW w:w="1536" w:type="dxa"/>
            <w:tcMar>
              <w:top w:w="90" w:type="dxa"/>
              <w:left w:w="110" w:type="dxa"/>
              <w:bottom w:w="90" w:type="dxa"/>
              <w:right w:w="110" w:type="dxa"/>
            </w:tcMar>
            <w:vAlign w:val="center"/>
          </w:tcPr>
          <w:p w14:paraId="0F2EBB8A"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电源</w:t>
            </w:r>
          </w:p>
        </w:tc>
        <w:tc>
          <w:tcPr>
            <w:tcW w:w="6770" w:type="dxa"/>
            <w:tcMar>
              <w:top w:w="90" w:type="dxa"/>
              <w:left w:w="110" w:type="dxa"/>
              <w:bottom w:w="90" w:type="dxa"/>
              <w:right w:w="110" w:type="dxa"/>
            </w:tcMar>
            <w:vAlign w:val="center"/>
          </w:tcPr>
          <w:p w14:paraId="0EDD4692"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冗余热插拔电源；数量和额定容量应满足整机满配、满负载稳定运行要求。</w:t>
            </w:r>
          </w:p>
        </w:tc>
      </w:tr>
      <w:tr w:rsidR="007667E5" w:rsidRPr="00970328" w14:paraId="57C1269C" w14:textId="77777777">
        <w:trPr>
          <w:cantSplit/>
        </w:trPr>
        <w:tc>
          <w:tcPr>
            <w:tcW w:w="1536" w:type="dxa"/>
            <w:tcMar>
              <w:top w:w="90" w:type="dxa"/>
              <w:left w:w="110" w:type="dxa"/>
              <w:bottom w:w="90" w:type="dxa"/>
              <w:right w:w="110" w:type="dxa"/>
            </w:tcMar>
            <w:vAlign w:val="center"/>
          </w:tcPr>
          <w:p w14:paraId="5DA49602"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机箱与管理</w:t>
            </w:r>
          </w:p>
        </w:tc>
        <w:tc>
          <w:tcPr>
            <w:tcW w:w="6770" w:type="dxa"/>
            <w:tcMar>
              <w:top w:w="90" w:type="dxa"/>
              <w:left w:w="110" w:type="dxa"/>
              <w:bottom w:w="90" w:type="dxa"/>
              <w:right w:w="110" w:type="dxa"/>
            </w:tcMar>
            <w:vAlign w:val="center"/>
          </w:tcPr>
          <w:p w14:paraId="0E1BB37B"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19英寸标准机架式服务器，随设备提供上架导轨；具备独立带外管理接口、远程KVM、远程开关机及硬件故障告警能力。</w:t>
            </w:r>
          </w:p>
        </w:tc>
      </w:tr>
      <w:tr w:rsidR="007667E5" w:rsidRPr="00970328" w14:paraId="5DC36A81" w14:textId="77777777">
        <w:trPr>
          <w:cantSplit/>
        </w:trPr>
        <w:tc>
          <w:tcPr>
            <w:tcW w:w="1536" w:type="dxa"/>
            <w:tcMar>
              <w:top w:w="90" w:type="dxa"/>
              <w:left w:w="110" w:type="dxa"/>
              <w:bottom w:w="90" w:type="dxa"/>
              <w:right w:w="110" w:type="dxa"/>
            </w:tcMar>
            <w:vAlign w:val="center"/>
          </w:tcPr>
          <w:p w14:paraId="27F31FF7"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970328">
              <w:rPr>
                <w:rFonts w:ascii="华文仿宋" w:eastAsia="华文仿宋" w:hAnsi="华文仿宋"/>
                <w:bCs/>
                <w:sz w:val="24"/>
                <w:szCs w:val="24"/>
              </w:rPr>
              <w:t>大数据处理</w:t>
            </w:r>
          </w:p>
        </w:tc>
        <w:tc>
          <w:tcPr>
            <w:tcW w:w="6770" w:type="dxa"/>
            <w:tcMar>
              <w:top w:w="90" w:type="dxa"/>
              <w:left w:w="110" w:type="dxa"/>
              <w:bottom w:w="90" w:type="dxa"/>
              <w:right w:w="110" w:type="dxa"/>
            </w:tcMar>
            <w:vAlign w:val="center"/>
          </w:tcPr>
          <w:p w14:paraId="351E12C9" w14:textId="7735C231" w:rsidR="007667E5" w:rsidRPr="00970328" w:rsidRDefault="00F0332F" w:rsidP="00B56F20">
            <w:pPr>
              <w:spacing w:line="360" w:lineRule="auto"/>
              <w:ind w:firstLine="480"/>
              <w:jc w:val="left"/>
              <w:rPr>
                <w:rFonts w:ascii="华文仿宋" w:eastAsia="华文仿宋" w:hAnsi="华文仿宋" w:hint="default"/>
                <w:bCs/>
                <w:sz w:val="24"/>
                <w:szCs w:val="24"/>
              </w:rPr>
            </w:pPr>
            <w:r>
              <w:rPr>
                <w:rFonts w:ascii="华文仿宋" w:eastAsia="华文仿宋" w:hAnsi="华文仿宋" w:hint="default"/>
                <w:bCs/>
                <w:sz w:val="24"/>
                <w:szCs w:val="24"/>
              </w:rPr>
              <w:t>投标人应在投标文件中说明所投硬件在数据写入、查询和实时</w:t>
            </w:r>
            <w:proofErr w:type="gramStart"/>
            <w:r>
              <w:rPr>
                <w:rFonts w:ascii="华文仿宋" w:eastAsia="华文仿宋" w:hAnsi="华文仿宋" w:hint="default"/>
                <w:bCs/>
                <w:sz w:val="24"/>
                <w:szCs w:val="24"/>
              </w:rPr>
              <w:t>流数据</w:t>
            </w:r>
            <w:proofErr w:type="gramEnd"/>
            <w:r>
              <w:rPr>
                <w:rFonts w:ascii="华文仿宋" w:eastAsia="华文仿宋" w:hAnsi="华文仿宋" w:hint="default"/>
                <w:bCs/>
                <w:sz w:val="24"/>
                <w:szCs w:val="24"/>
              </w:rPr>
              <w:t>接入等方面的处理能力，给出承诺值及对应测试条件；该项按第6.2节以功能性验证方式验收，</w:t>
            </w:r>
            <w:proofErr w:type="gramStart"/>
            <w:r>
              <w:rPr>
                <w:rFonts w:ascii="华文仿宋" w:eastAsia="华文仿宋" w:hAnsi="华文仿宋" w:hint="default"/>
                <w:bCs/>
                <w:sz w:val="24"/>
                <w:szCs w:val="24"/>
              </w:rPr>
              <w:t>不</w:t>
            </w:r>
            <w:proofErr w:type="gramEnd"/>
            <w:r>
              <w:rPr>
                <w:rFonts w:ascii="华文仿宋" w:eastAsia="华文仿宋" w:hAnsi="华文仿宋" w:hint="default"/>
                <w:bCs/>
                <w:sz w:val="24"/>
                <w:szCs w:val="24"/>
              </w:rPr>
              <w:t>另行开展定量指标测试。</w:t>
            </w:r>
          </w:p>
        </w:tc>
      </w:tr>
    </w:tbl>
    <w:p w14:paraId="2CD9CDA0" w14:textId="77777777" w:rsidR="007667E5" w:rsidRPr="0012562D" w:rsidRDefault="00000000" w:rsidP="00B56F20">
      <w:pPr>
        <w:pStyle w:val="a1"/>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3.4 运行数据专用节点（1台）</w:t>
      </w:r>
    </w:p>
    <w:p w14:paraId="3AB24925" w14:textId="77777777" w:rsidR="007667E5" w:rsidRPr="0012562D" w:rsidRDefault="00000000" w:rsidP="00B56F20">
      <w:pPr>
        <w:pStyle w:val="a2"/>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（1）功能定位</w:t>
      </w:r>
    </w:p>
    <w:p w14:paraId="64ACD7FF" w14:textId="52B7C868"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作为平台的在线应用与实时智能决策节点，承载运行数据治理、模型推理、智能任务执行和业务应用支撑。</w:t>
      </w:r>
      <w:r w:rsidR="00D91D08" w:rsidRPr="00970328">
        <w:rPr>
          <w:rFonts w:ascii="华文仿宋" w:eastAsia="华文仿宋" w:hAnsi="华文仿宋" w:hint="default"/>
          <w:bCs/>
          <w:szCs w:val="28"/>
        </w:rPr>
        <w:t>该节点面向海上风电机组及风电场运行阶段形成的现场数据，支撑机组运行状态识别、并网运行特性分析和运行参数优化等研究任务。重点服务于机组运行监测数据、电气运行数据、控制响应数据和场站运行数据的处理与训练分析，支撑运行工况识别、机组状态评估、故障特征分析、并网性能分析及</w:t>
      </w:r>
      <w:r w:rsidR="00D91D08" w:rsidRPr="00970328">
        <w:rPr>
          <w:rFonts w:ascii="华文仿宋" w:eastAsia="华文仿宋" w:hAnsi="华文仿宋" w:hint="default"/>
          <w:bCs/>
          <w:szCs w:val="28"/>
        </w:rPr>
        <w:lastRenderedPageBreak/>
        <w:t>运行参数优化等应用，为构建面向实际运行场景的数据分析与代理模型迭代能力提供支撑。同时承担轻量化大模型部署任务，基于训练完成的代理模型和轻量化大模型，面向机组性能优化、并网特性提升等应用场景提供在线推理和决策支持能力。一期项目基于海上风电场运行数据离线开展研究工作，未来通过专线远程接入海上试验风场，建立运行数据接入通道和运行控制指令通道，支撑运行数据流处理和基于代理模型的前馈控制。</w:t>
      </w:r>
    </w:p>
    <w:p w14:paraId="55E73D62" w14:textId="77777777" w:rsidR="007667E5" w:rsidRPr="0012562D" w:rsidRDefault="00000000" w:rsidP="00B56F20">
      <w:pPr>
        <w:pStyle w:val="a2"/>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（2）硬件资源分工要求</w:t>
      </w:r>
    </w:p>
    <w:p w14:paraId="232ABA16"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1）GPU：用于大模型推理和在线智能服务计算。</w:t>
      </w:r>
    </w:p>
    <w:p w14:paraId="39319D88"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2）CPU：用于实时数据治理、推理服务调度和应用后端并发处理。</w:t>
      </w:r>
    </w:p>
    <w:p w14:paraId="3F754572"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3）内存：用于知识图谱计算、模型KV Cache、向量检索索引和任务上下文管理。</w:t>
      </w:r>
    </w:p>
    <w:p w14:paraId="10F5F47E"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4）存储：用于存放模型权重、知识库、向量库及推理结果缓存。</w:t>
      </w:r>
    </w:p>
    <w:p w14:paraId="46B14397"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5）网络：用于实时数据接入、推理服务调用和跨节点数据同步。</w:t>
      </w:r>
    </w:p>
    <w:p w14:paraId="197ACC14" w14:textId="77777777" w:rsidR="007667E5" w:rsidRPr="0012562D" w:rsidRDefault="00000000" w:rsidP="00B56F20">
      <w:pPr>
        <w:pStyle w:val="a2"/>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（3）节点集成功能要求</w:t>
      </w:r>
    </w:p>
    <w:p w14:paraId="16F3D50A"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1）支持机组运行数据的实时接入、清洗、标准化和质量检查，为在线推理提供可用数据。</w:t>
      </w:r>
    </w:p>
    <w:p w14:paraId="234095D5"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2）支持大模型在线部署、推理加速和并发服务调用；能够展示服务状态、资源占用和调用日志。</w:t>
      </w:r>
    </w:p>
    <w:p w14:paraId="7FC0E4DE"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3）支持智能任务的工具调用和工作流编排，能够以样例任务演示步骤编排、执行和结果追溯。</w:t>
      </w:r>
    </w:p>
    <w:p w14:paraId="26190658"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lastRenderedPageBreak/>
        <w:t>4）支持构建设备—部件—故障—工况—指标等关系的风电领域知识图谱，并结合检索增强生成能力完成基于领域知识的问答和辅助分析。</w:t>
      </w:r>
    </w:p>
    <w:p w14:paraId="291534D0"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5）支持健康度评估、故障预警和寿命预测等应用的部署运行；验收以采购人提供或双方确认的样例数据和场景进行功能演示。</w:t>
      </w:r>
    </w:p>
    <w:p w14:paraId="2D97D70C" w14:textId="77777777" w:rsidR="007667E5" w:rsidRPr="0012562D" w:rsidRDefault="00000000" w:rsidP="00B56F20">
      <w:pPr>
        <w:pStyle w:val="a2"/>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（4）硬件配置要求</w:t>
      </w:r>
    </w:p>
    <w:tbl>
      <w:tblPr>
        <w:tblStyle w:val="TableGrid"/>
        <w:tblW w:w="8306" w:type="dxa"/>
        <w:tblInd w:w="110" w:type="dxa"/>
        <w:tblLayout w:type="fixed"/>
        <w:tblLook w:val="04A0" w:firstRow="1" w:lastRow="0" w:firstColumn="1" w:lastColumn="0" w:noHBand="0" w:noVBand="1"/>
      </w:tblPr>
      <w:tblGrid>
        <w:gridCol w:w="1536"/>
        <w:gridCol w:w="6770"/>
      </w:tblGrid>
      <w:tr w:rsidR="007667E5" w:rsidRPr="00970328" w14:paraId="745980EE" w14:textId="77777777">
        <w:trPr>
          <w:tblHeader/>
        </w:trPr>
        <w:tc>
          <w:tcPr>
            <w:tcW w:w="1536" w:type="dxa"/>
            <w:shd w:val="clear" w:color="auto" w:fill="E7E6E6"/>
            <w:tcMar>
              <w:top w:w="90" w:type="dxa"/>
              <w:left w:w="110" w:type="dxa"/>
              <w:bottom w:w="90" w:type="dxa"/>
              <w:right w:w="110" w:type="dxa"/>
            </w:tcMar>
            <w:vAlign w:val="center"/>
          </w:tcPr>
          <w:p w14:paraId="3521A5C7"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12562D">
              <w:rPr>
                <w:rFonts w:ascii="华文仿宋" w:eastAsia="华文仿宋" w:hAnsi="华文仿宋"/>
                <w:bCs/>
                <w:sz w:val="24"/>
                <w:szCs w:val="24"/>
              </w:rPr>
              <w:t>项目</w:t>
            </w:r>
          </w:p>
        </w:tc>
        <w:tc>
          <w:tcPr>
            <w:tcW w:w="6770" w:type="dxa"/>
            <w:shd w:val="clear" w:color="auto" w:fill="E7E6E6"/>
            <w:tcMar>
              <w:top w:w="90" w:type="dxa"/>
              <w:left w:w="110" w:type="dxa"/>
              <w:bottom w:w="90" w:type="dxa"/>
              <w:right w:w="110" w:type="dxa"/>
            </w:tcMar>
            <w:vAlign w:val="center"/>
          </w:tcPr>
          <w:p w14:paraId="66E18288"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12562D">
              <w:rPr>
                <w:rFonts w:ascii="华文仿宋" w:eastAsia="华文仿宋" w:hAnsi="华文仿宋"/>
                <w:bCs/>
                <w:sz w:val="24"/>
                <w:szCs w:val="24"/>
              </w:rPr>
              <w:t>最低技术要求</w:t>
            </w:r>
          </w:p>
        </w:tc>
      </w:tr>
      <w:tr w:rsidR="007667E5" w:rsidRPr="00970328" w14:paraId="18F95D35" w14:textId="77777777">
        <w:trPr>
          <w:cantSplit/>
        </w:trPr>
        <w:tc>
          <w:tcPr>
            <w:tcW w:w="1536" w:type="dxa"/>
            <w:tcMar>
              <w:top w:w="90" w:type="dxa"/>
              <w:left w:w="110" w:type="dxa"/>
              <w:bottom w:w="90" w:type="dxa"/>
              <w:right w:w="110" w:type="dxa"/>
            </w:tcMar>
            <w:vAlign w:val="center"/>
          </w:tcPr>
          <w:p w14:paraId="28B42F63"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CPU</w:t>
            </w:r>
          </w:p>
        </w:tc>
        <w:tc>
          <w:tcPr>
            <w:tcW w:w="6770" w:type="dxa"/>
            <w:tcMar>
              <w:top w:w="90" w:type="dxa"/>
              <w:left w:w="110" w:type="dxa"/>
              <w:bottom w:w="90" w:type="dxa"/>
              <w:right w:w="110" w:type="dxa"/>
            </w:tcMar>
            <w:vAlign w:val="center"/>
          </w:tcPr>
          <w:p w14:paraId="238AA56F"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2颗物理CPU；每颗基础频率≥2.7GHz、物理核心数≥64核。投标人应提供准确型号及原厂规格资料。</w:t>
            </w:r>
          </w:p>
        </w:tc>
      </w:tr>
      <w:tr w:rsidR="007667E5" w:rsidRPr="00970328" w14:paraId="6374723B" w14:textId="77777777">
        <w:trPr>
          <w:cantSplit/>
        </w:trPr>
        <w:tc>
          <w:tcPr>
            <w:tcW w:w="1536" w:type="dxa"/>
            <w:tcMar>
              <w:top w:w="90" w:type="dxa"/>
              <w:left w:w="110" w:type="dxa"/>
              <w:bottom w:w="90" w:type="dxa"/>
              <w:right w:w="110" w:type="dxa"/>
            </w:tcMar>
            <w:vAlign w:val="center"/>
          </w:tcPr>
          <w:p w14:paraId="3179717A"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内存</w:t>
            </w:r>
          </w:p>
        </w:tc>
        <w:tc>
          <w:tcPr>
            <w:tcW w:w="6770" w:type="dxa"/>
            <w:tcMar>
              <w:top w:w="90" w:type="dxa"/>
              <w:left w:w="110" w:type="dxa"/>
              <w:bottom w:w="90" w:type="dxa"/>
              <w:right w:w="110" w:type="dxa"/>
            </w:tcMar>
            <w:vAlign w:val="center"/>
          </w:tcPr>
          <w:p w14:paraId="1B032A24"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安装容量≥768GB，配置24条32GB DDR5-5600 ECC内存；内存条标称速率不低于5600MT/s。</w:t>
            </w:r>
          </w:p>
        </w:tc>
      </w:tr>
      <w:tr w:rsidR="007667E5" w:rsidRPr="00970328" w14:paraId="0B6EF074" w14:textId="77777777">
        <w:trPr>
          <w:cantSplit/>
        </w:trPr>
        <w:tc>
          <w:tcPr>
            <w:tcW w:w="1536" w:type="dxa"/>
            <w:tcMar>
              <w:top w:w="90" w:type="dxa"/>
              <w:left w:w="110" w:type="dxa"/>
              <w:bottom w:w="90" w:type="dxa"/>
              <w:right w:w="110" w:type="dxa"/>
            </w:tcMar>
            <w:vAlign w:val="center"/>
          </w:tcPr>
          <w:p w14:paraId="054F2265"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系统盘</w:t>
            </w:r>
          </w:p>
        </w:tc>
        <w:tc>
          <w:tcPr>
            <w:tcW w:w="6770" w:type="dxa"/>
            <w:tcMar>
              <w:top w:w="90" w:type="dxa"/>
              <w:left w:w="110" w:type="dxa"/>
              <w:bottom w:w="90" w:type="dxa"/>
              <w:right w:w="110" w:type="dxa"/>
            </w:tcMar>
            <w:vAlign w:val="center"/>
          </w:tcPr>
          <w:p w14:paraId="47E731D1"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2块480GB企业级SATA SSD，配置RAID1或等效系统盘冗余保护。</w:t>
            </w:r>
          </w:p>
        </w:tc>
      </w:tr>
      <w:tr w:rsidR="007667E5" w:rsidRPr="00970328" w14:paraId="0D2670ED" w14:textId="77777777">
        <w:trPr>
          <w:cantSplit/>
        </w:trPr>
        <w:tc>
          <w:tcPr>
            <w:tcW w:w="1536" w:type="dxa"/>
            <w:tcMar>
              <w:top w:w="90" w:type="dxa"/>
              <w:left w:w="110" w:type="dxa"/>
              <w:bottom w:w="90" w:type="dxa"/>
              <w:right w:w="110" w:type="dxa"/>
            </w:tcMar>
            <w:vAlign w:val="center"/>
          </w:tcPr>
          <w:p w14:paraId="3A0B373B"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数据盘</w:t>
            </w:r>
          </w:p>
        </w:tc>
        <w:tc>
          <w:tcPr>
            <w:tcW w:w="6770" w:type="dxa"/>
            <w:tcMar>
              <w:top w:w="90" w:type="dxa"/>
              <w:left w:w="110" w:type="dxa"/>
              <w:bottom w:w="90" w:type="dxa"/>
              <w:right w:w="110" w:type="dxa"/>
            </w:tcMar>
            <w:vAlign w:val="center"/>
          </w:tcPr>
          <w:p w14:paraId="5B52A8E6"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2块7.68TB企业级</w:t>
            </w:r>
            <w:proofErr w:type="spellStart"/>
            <w:r w:rsidRPr="00970328">
              <w:rPr>
                <w:rFonts w:ascii="华文仿宋" w:eastAsia="华文仿宋" w:hAnsi="华文仿宋"/>
                <w:bCs/>
                <w:sz w:val="24"/>
                <w:szCs w:val="24"/>
              </w:rPr>
              <w:t>NVMe</w:t>
            </w:r>
            <w:proofErr w:type="spellEnd"/>
            <w:r w:rsidRPr="00970328">
              <w:rPr>
                <w:rFonts w:ascii="华文仿宋" w:eastAsia="华文仿宋" w:hAnsi="华文仿宋"/>
                <w:bCs/>
                <w:sz w:val="24"/>
                <w:szCs w:val="24"/>
              </w:rPr>
              <w:t xml:space="preserve"> SSD。</w:t>
            </w:r>
          </w:p>
        </w:tc>
      </w:tr>
      <w:tr w:rsidR="007667E5" w:rsidRPr="00970328" w14:paraId="039D423F" w14:textId="77777777">
        <w:trPr>
          <w:cantSplit/>
        </w:trPr>
        <w:tc>
          <w:tcPr>
            <w:tcW w:w="1536" w:type="dxa"/>
            <w:tcMar>
              <w:top w:w="90" w:type="dxa"/>
              <w:left w:w="110" w:type="dxa"/>
              <w:bottom w:w="90" w:type="dxa"/>
              <w:right w:w="110" w:type="dxa"/>
            </w:tcMar>
            <w:vAlign w:val="center"/>
          </w:tcPr>
          <w:p w14:paraId="16C6E0C2"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网卡</w:t>
            </w:r>
          </w:p>
        </w:tc>
        <w:tc>
          <w:tcPr>
            <w:tcW w:w="6770" w:type="dxa"/>
            <w:tcMar>
              <w:top w:w="90" w:type="dxa"/>
              <w:left w:w="110" w:type="dxa"/>
              <w:bottom w:w="90" w:type="dxa"/>
              <w:right w:w="110" w:type="dxa"/>
            </w:tcMar>
            <w:vAlign w:val="center"/>
          </w:tcPr>
          <w:p w14:paraId="66A92FD7"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1块四口千兆电口网卡、1块双口万兆光口网卡、2块双口100G光口网卡；提供完成本项目组网所需的配套光模块和连接线缆。</w:t>
            </w:r>
          </w:p>
        </w:tc>
      </w:tr>
      <w:tr w:rsidR="007667E5" w:rsidRPr="00970328" w14:paraId="0220839D" w14:textId="77777777">
        <w:trPr>
          <w:cantSplit/>
        </w:trPr>
        <w:tc>
          <w:tcPr>
            <w:tcW w:w="1536" w:type="dxa"/>
            <w:tcMar>
              <w:top w:w="90" w:type="dxa"/>
              <w:left w:w="110" w:type="dxa"/>
              <w:bottom w:w="90" w:type="dxa"/>
              <w:right w:w="110" w:type="dxa"/>
            </w:tcMar>
            <w:vAlign w:val="center"/>
          </w:tcPr>
          <w:p w14:paraId="43031705"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GPU</w:t>
            </w:r>
          </w:p>
        </w:tc>
        <w:tc>
          <w:tcPr>
            <w:tcW w:w="6770" w:type="dxa"/>
            <w:tcMar>
              <w:top w:w="90" w:type="dxa"/>
              <w:left w:w="110" w:type="dxa"/>
              <w:bottom w:w="90" w:type="dxa"/>
              <w:right w:w="110" w:type="dxa"/>
            </w:tcMar>
            <w:vAlign w:val="center"/>
          </w:tcPr>
          <w:p w14:paraId="6896F421"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8块同型号GPU卡；单卡显存≥64GB；单卡FP16或BF16非稀疏张量计算理论峰值≥240TFLOPS。投标人应明确精度口径并提供原厂规格资料，验收不计稀疏加速倍率。</w:t>
            </w:r>
          </w:p>
        </w:tc>
      </w:tr>
      <w:tr w:rsidR="007667E5" w:rsidRPr="00970328" w14:paraId="3A9BD746" w14:textId="77777777">
        <w:trPr>
          <w:cantSplit/>
        </w:trPr>
        <w:tc>
          <w:tcPr>
            <w:tcW w:w="1536" w:type="dxa"/>
            <w:tcMar>
              <w:top w:w="90" w:type="dxa"/>
              <w:left w:w="110" w:type="dxa"/>
              <w:bottom w:w="90" w:type="dxa"/>
              <w:right w:w="110" w:type="dxa"/>
            </w:tcMar>
            <w:vAlign w:val="center"/>
          </w:tcPr>
          <w:p w14:paraId="3465C78C"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lastRenderedPageBreak/>
              <w:t>电源</w:t>
            </w:r>
          </w:p>
        </w:tc>
        <w:tc>
          <w:tcPr>
            <w:tcW w:w="6770" w:type="dxa"/>
            <w:tcMar>
              <w:top w:w="90" w:type="dxa"/>
              <w:left w:w="110" w:type="dxa"/>
              <w:bottom w:w="90" w:type="dxa"/>
              <w:right w:w="110" w:type="dxa"/>
            </w:tcMar>
            <w:vAlign w:val="center"/>
          </w:tcPr>
          <w:p w14:paraId="3FA51177"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冗余热插拔电源；数量和额定容量应满足整机满配、满负载稳定运行要求。</w:t>
            </w:r>
          </w:p>
        </w:tc>
      </w:tr>
      <w:tr w:rsidR="007667E5" w:rsidRPr="00970328" w14:paraId="26E88AFA" w14:textId="77777777">
        <w:trPr>
          <w:cantSplit/>
        </w:trPr>
        <w:tc>
          <w:tcPr>
            <w:tcW w:w="1536" w:type="dxa"/>
            <w:tcMar>
              <w:top w:w="90" w:type="dxa"/>
              <w:left w:w="110" w:type="dxa"/>
              <w:bottom w:w="90" w:type="dxa"/>
              <w:right w:w="110" w:type="dxa"/>
            </w:tcMar>
            <w:vAlign w:val="center"/>
          </w:tcPr>
          <w:p w14:paraId="079E787E"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机箱与管理</w:t>
            </w:r>
          </w:p>
        </w:tc>
        <w:tc>
          <w:tcPr>
            <w:tcW w:w="6770" w:type="dxa"/>
            <w:tcMar>
              <w:top w:w="90" w:type="dxa"/>
              <w:left w:w="110" w:type="dxa"/>
              <w:bottom w:w="90" w:type="dxa"/>
              <w:right w:w="110" w:type="dxa"/>
            </w:tcMar>
            <w:vAlign w:val="center"/>
          </w:tcPr>
          <w:p w14:paraId="65812801"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19英寸标准机架式服务器，随设备提供上架导轨；具备独立带外管理接口、远程KVM、远程开关机及硬件故障告警能力。</w:t>
            </w:r>
          </w:p>
        </w:tc>
      </w:tr>
      <w:tr w:rsidR="007667E5" w:rsidRPr="00970328" w14:paraId="70041C1E" w14:textId="77777777">
        <w:trPr>
          <w:cantSplit/>
        </w:trPr>
        <w:tc>
          <w:tcPr>
            <w:tcW w:w="1536" w:type="dxa"/>
            <w:tcMar>
              <w:top w:w="90" w:type="dxa"/>
              <w:left w:w="110" w:type="dxa"/>
              <w:bottom w:w="90" w:type="dxa"/>
              <w:right w:w="110" w:type="dxa"/>
            </w:tcMar>
            <w:vAlign w:val="center"/>
          </w:tcPr>
          <w:p w14:paraId="42285FC7"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大数据处理</w:t>
            </w:r>
          </w:p>
        </w:tc>
        <w:tc>
          <w:tcPr>
            <w:tcW w:w="6770" w:type="dxa"/>
            <w:tcMar>
              <w:top w:w="90" w:type="dxa"/>
              <w:left w:w="110" w:type="dxa"/>
              <w:bottom w:w="90" w:type="dxa"/>
              <w:right w:w="110" w:type="dxa"/>
            </w:tcMar>
            <w:vAlign w:val="center"/>
          </w:tcPr>
          <w:p w14:paraId="21EF2FA9" w14:textId="338CE0F5" w:rsidR="007667E5" w:rsidRPr="00970328" w:rsidRDefault="00F0332F" w:rsidP="00B56F20">
            <w:pPr>
              <w:spacing w:line="360" w:lineRule="auto"/>
              <w:ind w:firstLine="480"/>
              <w:jc w:val="left"/>
              <w:rPr>
                <w:rFonts w:ascii="华文仿宋" w:eastAsia="华文仿宋" w:hAnsi="华文仿宋" w:hint="default"/>
                <w:bCs/>
                <w:sz w:val="24"/>
                <w:szCs w:val="24"/>
              </w:rPr>
            </w:pPr>
            <w:r>
              <w:rPr>
                <w:rFonts w:ascii="华文仿宋" w:eastAsia="华文仿宋" w:hAnsi="华文仿宋" w:hint="default"/>
                <w:bCs/>
                <w:sz w:val="24"/>
                <w:szCs w:val="24"/>
              </w:rPr>
              <w:t>投标人应在投标文件中说明所投硬件在数据写入、查询和实时</w:t>
            </w:r>
            <w:proofErr w:type="gramStart"/>
            <w:r>
              <w:rPr>
                <w:rFonts w:ascii="华文仿宋" w:eastAsia="华文仿宋" w:hAnsi="华文仿宋" w:hint="default"/>
                <w:bCs/>
                <w:sz w:val="24"/>
                <w:szCs w:val="24"/>
              </w:rPr>
              <w:t>流数据</w:t>
            </w:r>
            <w:proofErr w:type="gramEnd"/>
            <w:r>
              <w:rPr>
                <w:rFonts w:ascii="华文仿宋" w:eastAsia="华文仿宋" w:hAnsi="华文仿宋" w:hint="default"/>
                <w:bCs/>
                <w:sz w:val="24"/>
                <w:szCs w:val="24"/>
              </w:rPr>
              <w:t>接入等方面的处理能力，给出承诺值及对应测试条件；该项按第6.2节以功能性验证方式验收，</w:t>
            </w:r>
            <w:proofErr w:type="gramStart"/>
            <w:r>
              <w:rPr>
                <w:rFonts w:ascii="华文仿宋" w:eastAsia="华文仿宋" w:hAnsi="华文仿宋" w:hint="default"/>
                <w:bCs/>
                <w:sz w:val="24"/>
                <w:szCs w:val="24"/>
              </w:rPr>
              <w:t>不</w:t>
            </w:r>
            <w:proofErr w:type="gramEnd"/>
            <w:r>
              <w:rPr>
                <w:rFonts w:ascii="华文仿宋" w:eastAsia="华文仿宋" w:hAnsi="华文仿宋" w:hint="default"/>
                <w:bCs/>
                <w:sz w:val="24"/>
                <w:szCs w:val="24"/>
              </w:rPr>
              <w:t>另行开展定量指标测试。</w:t>
            </w:r>
          </w:p>
        </w:tc>
      </w:tr>
    </w:tbl>
    <w:p w14:paraId="68B78DCD" w14:textId="77777777" w:rsidR="007667E5" w:rsidRPr="0012562D" w:rsidRDefault="00000000" w:rsidP="00B56F20">
      <w:pPr>
        <w:pStyle w:val="a1"/>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3.5 试验数据分布式存储节点（4台）</w:t>
      </w:r>
    </w:p>
    <w:p w14:paraId="64C7E8AF" w14:textId="77777777" w:rsidR="007667E5" w:rsidRPr="0012562D" w:rsidRDefault="00000000" w:rsidP="00B56F20">
      <w:pPr>
        <w:pStyle w:val="a2"/>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（1）功能定位</w:t>
      </w:r>
    </w:p>
    <w:p w14:paraId="64365B09" w14:textId="62E48E0C"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4台节点组成1套分布式存储集群，作为平台的数据物理底座，为设计数据、试验数据、运行数据、训练样本和模型文件提供统一、高可靠、高吞吐的存储能力。</w:t>
      </w:r>
      <w:r w:rsidR="00D91D08" w:rsidRPr="00970328">
        <w:rPr>
          <w:rFonts w:ascii="华文仿宋" w:eastAsia="华文仿宋" w:hAnsi="华文仿宋" w:hint="default"/>
          <w:bCs/>
          <w:szCs w:val="28"/>
        </w:rPr>
        <w:t>该集群面向海上风电设计、试验、运行全过程形成的大规模数据资源，承担多源异构数据的统一汇聚、集中存储、规范管理和高效调用。重点支撑设计数据、全尺寸试验数据、现场运行数据以及训练过程数据、模型文件和分析结果等成果资源的统一承载，满足海量数据长期留存、并发访问、训练调用、结果回写和持续积累需求，为后续代理模型训练、算法验证、软件平台研发和成果沉淀提供稳定的数据底座。存储节点与3类专用训练节点同址部署于传动链试验楼二次设备间，通过100G高速网络与各训练节点互</w:t>
      </w:r>
      <w:r w:rsidR="00D91D08" w:rsidRPr="00970328">
        <w:rPr>
          <w:rFonts w:ascii="华文仿宋" w:eastAsia="华文仿宋" w:hAnsi="华文仿宋" w:hint="default"/>
          <w:bCs/>
          <w:szCs w:val="28"/>
        </w:rPr>
        <w:lastRenderedPageBreak/>
        <w:t>联。</w:t>
      </w:r>
    </w:p>
    <w:p w14:paraId="144F63D4" w14:textId="77777777" w:rsidR="007667E5" w:rsidRPr="0012562D" w:rsidRDefault="00000000" w:rsidP="00B56F20">
      <w:pPr>
        <w:pStyle w:val="a2"/>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（2）集群能力要求</w:t>
      </w:r>
    </w:p>
    <w:p w14:paraId="44B583A6"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1）提供统一命名空间和可被训练、推理节点直接挂载或调用的标准文件/对象存储访问接口；投标人应说明协议、客户端和访问权限方案。</w:t>
      </w:r>
    </w:p>
    <w:p w14:paraId="028843A9"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2）具备数据冗余保护、故障检测和恢复能力；单盘或单节点故障不得造成数据丢失，集群服务不得整体中断。</w:t>
      </w:r>
    </w:p>
    <w:p w14:paraId="40986164"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3）通过100G高速网络满足多训练节点并发读写训练样本和模型检查点的需求；投标人应提交吞吐、IOPS和时延测试方案及承诺值。</w:t>
      </w:r>
    </w:p>
    <w:p w14:paraId="30DD1F9C"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4）支持容量和节点状态监控、磁盘健康检查、告警、日志查询及在线扩容；更换故障盘或节点后应可自动或按受控流程恢复数据冗余。</w:t>
      </w:r>
    </w:p>
    <w:p w14:paraId="2E126BD4"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5）投标人应分别说明原始容量、格式化容量和采用约定冗余策略后的可用容量，不得以原始容量替代可用容量进行响应。</w:t>
      </w:r>
    </w:p>
    <w:p w14:paraId="13BF7AC9" w14:textId="77777777" w:rsidR="007667E5" w:rsidRPr="0012562D" w:rsidRDefault="00000000" w:rsidP="00B56F20">
      <w:pPr>
        <w:pStyle w:val="a2"/>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（3）单台节点硬件配置要求</w:t>
      </w:r>
    </w:p>
    <w:tbl>
      <w:tblPr>
        <w:tblStyle w:val="TableGrid"/>
        <w:tblW w:w="8306" w:type="dxa"/>
        <w:tblInd w:w="110" w:type="dxa"/>
        <w:tblLayout w:type="fixed"/>
        <w:tblLook w:val="04A0" w:firstRow="1" w:lastRow="0" w:firstColumn="1" w:lastColumn="0" w:noHBand="0" w:noVBand="1"/>
      </w:tblPr>
      <w:tblGrid>
        <w:gridCol w:w="1536"/>
        <w:gridCol w:w="6770"/>
      </w:tblGrid>
      <w:tr w:rsidR="007667E5" w:rsidRPr="00970328" w14:paraId="4B85F090" w14:textId="77777777">
        <w:trPr>
          <w:tblHeader/>
        </w:trPr>
        <w:tc>
          <w:tcPr>
            <w:tcW w:w="1536" w:type="dxa"/>
            <w:shd w:val="clear" w:color="auto" w:fill="E7E6E6"/>
            <w:tcMar>
              <w:top w:w="90" w:type="dxa"/>
              <w:left w:w="110" w:type="dxa"/>
              <w:bottom w:w="90" w:type="dxa"/>
              <w:right w:w="110" w:type="dxa"/>
            </w:tcMar>
            <w:vAlign w:val="center"/>
          </w:tcPr>
          <w:p w14:paraId="33D63189"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12562D">
              <w:rPr>
                <w:rFonts w:ascii="华文仿宋" w:eastAsia="华文仿宋" w:hAnsi="华文仿宋"/>
                <w:bCs/>
                <w:sz w:val="24"/>
                <w:szCs w:val="24"/>
              </w:rPr>
              <w:t>项目</w:t>
            </w:r>
          </w:p>
        </w:tc>
        <w:tc>
          <w:tcPr>
            <w:tcW w:w="6770" w:type="dxa"/>
            <w:shd w:val="clear" w:color="auto" w:fill="E7E6E6"/>
            <w:tcMar>
              <w:top w:w="90" w:type="dxa"/>
              <w:left w:w="110" w:type="dxa"/>
              <w:bottom w:w="90" w:type="dxa"/>
              <w:right w:w="110" w:type="dxa"/>
            </w:tcMar>
            <w:vAlign w:val="center"/>
          </w:tcPr>
          <w:p w14:paraId="3B37174E" w14:textId="77777777" w:rsidR="007667E5" w:rsidRPr="00970328" w:rsidRDefault="00000000" w:rsidP="00B56F20">
            <w:pPr>
              <w:spacing w:line="360" w:lineRule="auto"/>
              <w:ind w:firstLineChars="0" w:firstLine="0"/>
              <w:jc w:val="center"/>
              <w:rPr>
                <w:rFonts w:ascii="华文仿宋" w:eastAsia="华文仿宋" w:hAnsi="华文仿宋" w:hint="default"/>
                <w:bCs/>
                <w:sz w:val="24"/>
                <w:szCs w:val="24"/>
              </w:rPr>
            </w:pPr>
            <w:r w:rsidRPr="0012562D">
              <w:rPr>
                <w:rFonts w:ascii="华文仿宋" w:eastAsia="华文仿宋" w:hAnsi="华文仿宋"/>
                <w:bCs/>
                <w:sz w:val="24"/>
                <w:szCs w:val="24"/>
              </w:rPr>
              <w:t>最低技术要求</w:t>
            </w:r>
          </w:p>
        </w:tc>
      </w:tr>
      <w:tr w:rsidR="007667E5" w:rsidRPr="00970328" w14:paraId="603C7C5F" w14:textId="77777777">
        <w:trPr>
          <w:cantSplit/>
        </w:trPr>
        <w:tc>
          <w:tcPr>
            <w:tcW w:w="1536" w:type="dxa"/>
            <w:tcMar>
              <w:top w:w="90" w:type="dxa"/>
              <w:left w:w="110" w:type="dxa"/>
              <w:bottom w:w="90" w:type="dxa"/>
              <w:right w:w="110" w:type="dxa"/>
            </w:tcMar>
            <w:vAlign w:val="center"/>
          </w:tcPr>
          <w:p w14:paraId="6C6AAD5C"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CPU</w:t>
            </w:r>
          </w:p>
        </w:tc>
        <w:tc>
          <w:tcPr>
            <w:tcW w:w="6770" w:type="dxa"/>
            <w:tcMar>
              <w:top w:w="90" w:type="dxa"/>
              <w:left w:w="110" w:type="dxa"/>
              <w:bottom w:w="90" w:type="dxa"/>
              <w:right w:w="110" w:type="dxa"/>
            </w:tcMar>
            <w:vAlign w:val="center"/>
          </w:tcPr>
          <w:p w14:paraId="53899596"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2颗物理CPU；每颗基础频率≥2.6GHz、物理核心数≥48核。投标人应提供准确型号及原厂规格资料。</w:t>
            </w:r>
          </w:p>
        </w:tc>
      </w:tr>
      <w:tr w:rsidR="007667E5" w:rsidRPr="00970328" w14:paraId="5A1A6152" w14:textId="77777777">
        <w:trPr>
          <w:cantSplit/>
        </w:trPr>
        <w:tc>
          <w:tcPr>
            <w:tcW w:w="1536" w:type="dxa"/>
            <w:tcMar>
              <w:top w:w="90" w:type="dxa"/>
              <w:left w:w="110" w:type="dxa"/>
              <w:bottom w:w="90" w:type="dxa"/>
              <w:right w:w="110" w:type="dxa"/>
            </w:tcMar>
            <w:vAlign w:val="center"/>
          </w:tcPr>
          <w:p w14:paraId="0B7C4366"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内存</w:t>
            </w:r>
          </w:p>
        </w:tc>
        <w:tc>
          <w:tcPr>
            <w:tcW w:w="6770" w:type="dxa"/>
            <w:tcMar>
              <w:top w:w="90" w:type="dxa"/>
              <w:left w:w="110" w:type="dxa"/>
              <w:bottom w:w="90" w:type="dxa"/>
              <w:right w:w="110" w:type="dxa"/>
            </w:tcMar>
            <w:vAlign w:val="center"/>
          </w:tcPr>
          <w:p w14:paraId="39324F56"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安装容量≥512GB，配置16条32GB DDR5-5600 ECC内存；内存条标称速率不低于5600MT/s。</w:t>
            </w:r>
          </w:p>
        </w:tc>
      </w:tr>
      <w:tr w:rsidR="007667E5" w:rsidRPr="00970328" w14:paraId="13D71C11" w14:textId="77777777">
        <w:trPr>
          <w:cantSplit/>
        </w:trPr>
        <w:tc>
          <w:tcPr>
            <w:tcW w:w="1536" w:type="dxa"/>
            <w:tcMar>
              <w:top w:w="90" w:type="dxa"/>
              <w:left w:w="110" w:type="dxa"/>
              <w:bottom w:w="90" w:type="dxa"/>
              <w:right w:w="110" w:type="dxa"/>
            </w:tcMar>
            <w:vAlign w:val="center"/>
          </w:tcPr>
          <w:p w14:paraId="411460C7"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lastRenderedPageBreak/>
              <w:t>系统盘</w:t>
            </w:r>
          </w:p>
        </w:tc>
        <w:tc>
          <w:tcPr>
            <w:tcW w:w="6770" w:type="dxa"/>
            <w:tcMar>
              <w:top w:w="90" w:type="dxa"/>
              <w:left w:w="110" w:type="dxa"/>
              <w:bottom w:w="90" w:type="dxa"/>
              <w:right w:w="110" w:type="dxa"/>
            </w:tcMar>
            <w:vAlign w:val="center"/>
          </w:tcPr>
          <w:p w14:paraId="45D191E7"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2块480GB企业级SATA SSD，配置RAID1或等效系统盘冗余保护。</w:t>
            </w:r>
          </w:p>
        </w:tc>
      </w:tr>
      <w:tr w:rsidR="007667E5" w:rsidRPr="00970328" w14:paraId="336A2BDF" w14:textId="77777777">
        <w:trPr>
          <w:cantSplit/>
        </w:trPr>
        <w:tc>
          <w:tcPr>
            <w:tcW w:w="1536" w:type="dxa"/>
            <w:tcMar>
              <w:top w:w="90" w:type="dxa"/>
              <w:left w:w="110" w:type="dxa"/>
              <w:bottom w:w="90" w:type="dxa"/>
              <w:right w:w="110" w:type="dxa"/>
            </w:tcMar>
            <w:vAlign w:val="center"/>
          </w:tcPr>
          <w:p w14:paraId="3E5C8727"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数据盘</w:t>
            </w:r>
          </w:p>
        </w:tc>
        <w:tc>
          <w:tcPr>
            <w:tcW w:w="6770" w:type="dxa"/>
            <w:tcMar>
              <w:top w:w="90" w:type="dxa"/>
              <w:left w:w="110" w:type="dxa"/>
              <w:bottom w:w="90" w:type="dxa"/>
              <w:right w:w="110" w:type="dxa"/>
            </w:tcMar>
            <w:vAlign w:val="center"/>
          </w:tcPr>
          <w:p w14:paraId="7EB9A7E0"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20块7.68TB企业级</w:t>
            </w:r>
            <w:proofErr w:type="spellStart"/>
            <w:r w:rsidRPr="00970328">
              <w:rPr>
                <w:rFonts w:ascii="华文仿宋" w:eastAsia="华文仿宋" w:hAnsi="华文仿宋"/>
                <w:bCs/>
                <w:sz w:val="24"/>
                <w:szCs w:val="24"/>
              </w:rPr>
              <w:t>NVMe</w:t>
            </w:r>
            <w:proofErr w:type="spellEnd"/>
            <w:r w:rsidRPr="00970328">
              <w:rPr>
                <w:rFonts w:ascii="华文仿宋" w:eastAsia="华文仿宋" w:hAnsi="华文仿宋"/>
                <w:bCs/>
                <w:sz w:val="24"/>
                <w:szCs w:val="24"/>
              </w:rPr>
              <w:t xml:space="preserve"> SSD；单台原始数据盘容量≥153.6TB，4台集群原始数据盘总容量≥614.4TB。</w:t>
            </w:r>
          </w:p>
        </w:tc>
      </w:tr>
      <w:tr w:rsidR="007667E5" w:rsidRPr="00970328" w14:paraId="55162D46" w14:textId="77777777">
        <w:trPr>
          <w:cantSplit/>
        </w:trPr>
        <w:tc>
          <w:tcPr>
            <w:tcW w:w="1536" w:type="dxa"/>
            <w:tcMar>
              <w:top w:w="90" w:type="dxa"/>
              <w:left w:w="110" w:type="dxa"/>
              <w:bottom w:w="90" w:type="dxa"/>
              <w:right w:w="110" w:type="dxa"/>
            </w:tcMar>
            <w:vAlign w:val="center"/>
          </w:tcPr>
          <w:p w14:paraId="0B21C848"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网卡</w:t>
            </w:r>
          </w:p>
        </w:tc>
        <w:tc>
          <w:tcPr>
            <w:tcW w:w="6770" w:type="dxa"/>
            <w:tcMar>
              <w:top w:w="90" w:type="dxa"/>
              <w:left w:w="110" w:type="dxa"/>
              <w:bottom w:w="90" w:type="dxa"/>
              <w:right w:w="110" w:type="dxa"/>
            </w:tcMar>
            <w:vAlign w:val="center"/>
          </w:tcPr>
          <w:p w14:paraId="2A0D2376"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1块四口千兆电口网卡、2块双口100G光口网卡；提供完成本项目组网所需的配套光模块和连接线缆。</w:t>
            </w:r>
          </w:p>
        </w:tc>
      </w:tr>
      <w:tr w:rsidR="007667E5" w:rsidRPr="00970328" w14:paraId="343BD041" w14:textId="77777777">
        <w:trPr>
          <w:cantSplit/>
        </w:trPr>
        <w:tc>
          <w:tcPr>
            <w:tcW w:w="1536" w:type="dxa"/>
            <w:tcMar>
              <w:top w:w="90" w:type="dxa"/>
              <w:left w:w="110" w:type="dxa"/>
              <w:bottom w:w="90" w:type="dxa"/>
              <w:right w:w="110" w:type="dxa"/>
            </w:tcMar>
            <w:vAlign w:val="center"/>
          </w:tcPr>
          <w:p w14:paraId="4ED3B43D"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电源</w:t>
            </w:r>
          </w:p>
        </w:tc>
        <w:tc>
          <w:tcPr>
            <w:tcW w:w="6770" w:type="dxa"/>
            <w:tcMar>
              <w:top w:w="90" w:type="dxa"/>
              <w:left w:w="110" w:type="dxa"/>
              <w:bottom w:w="90" w:type="dxa"/>
              <w:right w:w="110" w:type="dxa"/>
            </w:tcMar>
            <w:vAlign w:val="center"/>
          </w:tcPr>
          <w:p w14:paraId="2AB671E3"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冗余热插拔电源；数量和额定容量应满足整机满配、满负载稳定运行要求。</w:t>
            </w:r>
          </w:p>
        </w:tc>
      </w:tr>
      <w:tr w:rsidR="007667E5" w:rsidRPr="00970328" w14:paraId="1DDAAAED" w14:textId="77777777">
        <w:trPr>
          <w:cantSplit/>
        </w:trPr>
        <w:tc>
          <w:tcPr>
            <w:tcW w:w="1536" w:type="dxa"/>
            <w:tcMar>
              <w:top w:w="90" w:type="dxa"/>
              <w:left w:w="110" w:type="dxa"/>
              <w:bottom w:w="90" w:type="dxa"/>
              <w:right w:w="110" w:type="dxa"/>
            </w:tcMar>
            <w:vAlign w:val="center"/>
          </w:tcPr>
          <w:p w14:paraId="75B12FB1"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机箱与管理</w:t>
            </w:r>
          </w:p>
        </w:tc>
        <w:tc>
          <w:tcPr>
            <w:tcW w:w="6770" w:type="dxa"/>
            <w:tcMar>
              <w:top w:w="90" w:type="dxa"/>
              <w:left w:w="110" w:type="dxa"/>
              <w:bottom w:w="90" w:type="dxa"/>
              <w:right w:w="110" w:type="dxa"/>
            </w:tcMar>
            <w:vAlign w:val="center"/>
          </w:tcPr>
          <w:p w14:paraId="297F9097"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19英寸标准机架式服务器，随设备提供上架导轨；机箱应支持所配20块</w:t>
            </w:r>
            <w:proofErr w:type="spellStart"/>
            <w:r w:rsidRPr="00970328">
              <w:rPr>
                <w:rFonts w:ascii="华文仿宋" w:eastAsia="华文仿宋" w:hAnsi="华文仿宋"/>
                <w:bCs/>
                <w:sz w:val="24"/>
                <w:szCs w:val="24"/>
              </w:rPr>
              <w:t>NVMe</w:t>
            </w:r>
            <w:proofErr w:type="spellEnd"/>
            <w:r w:rsidRPr="00970328">
              <w:rPr>
                <w:rFonts w:ascii="华文仿宋" w:eastAsia="华文仿宋" w:hAnsi="华文仿宋"/>
                <w:bCs/>
                <w:sz w:val="24"/>
                <w:szCs w:val="24"/>
              </w:rPr>
              <w:t>数据盘并具备独立带外管理、远程KVM及硬件告警能力。</w:t>
            </w:r>
          </w:p>
        </w:tc>
      </w:tr>
      <w:tr w:rsidR="007667E5" w:rsidRPr="00970328" w14:paraId="4C1F6B1A" w14:textId="77777777">
        <w:trPr>
          <w:cantSplit/>
        </w:trPr>
        <w:tc>
          <w:tcPr>
            <w:tcW w:w="1536" w:type="dxa"/>
            <w:tcMar>
              <w:top w:w="90" w:type="dxa"/>
              <w:left w:w="110" w:type="dxa"/>
              <w:bottom w:w="90" w:type="dxa"/>
              <w:right w:w="110" w:type="dxa"/>
            </w:tcMar>
            <w:vAlign w:val="center"/>
          </w:tcPr>
          <w:p w14:paraId="68DC172B" w14:textId="77777777" w:rsidR="007667E5" w:rsidRPr="00970328" w:rsidRDefault="00000000" w:rsidP="00B56F20">
            <w:pPr>
              <w:spacing w:line="360" w:lineRule="auto"/>
              <w:ind w:firstLine="480"/>
              <w:jc w:val="center"/>
              <w:rPr>
                <w:rFonts w:ascii="华文仿宋" w:eastAsia="华文仿宋" w:hAnsi="华文仿宋" w:hint="default"/>
                <w:bCs/>
                <w:sz w:val="24"/>
                <w:szCs w:val="24"/>
              </w:rPr>
            </w:pPr>
            <w:r w:rsidRPr="00970328">
              <w:rPr>
                <w:rFonts w:ascii="华文仿宋" w:eastAsia="华文仿宋" w:hAnsi="华文仿宋"/>
                <w:bCs/>
                <w:sz w:val="24"/>
                <w:szCs w:val="24"/>
              </w:rPr>
              <w:t>分布式存储</w:t>
            </w:r>
          </w:p>
        </w:tc>
        <w:tc>
          <w:tcPr>
            <w:tcW w:w="6770" w:type="dxa"/>
            <w:tcMar>
              <w:top w:w="90" w:type="dxa"/>
              <w:left w:w="110" w:type="dxa"/>
              <w:bottom w:w="90" w:type="dxa"/>
              <w:right w:w="110" w:type="dxa"/>
            </w:tcMar>
            <w:vAlign w:val="center"/>
          </w:tcPr>
          <w:p w14:paraId="5E71BAFD" w14:textId="77777777" w:rsidR="007667E5" w:rsidRPr="00970328" w:rsidRDefault="00000000" w:rsidP="00B56F20">
            <w:pPr>
              <w:spacing w:line="360" w:lineRule="auto"/>
              <w:ind w:firstLine="480"/>
              <w:jc w:val="left"/>
              <w:rPr>
                <w:rFonts w:ascii="华文仿宋" w:eastAsia="华文仿宋" w:hAnsi="华文仿宋" w:hint="default"/>
                <w:bCs/>
                <w:sz w:val="24"/>
                <w:szCs w:val="24"/>
              </w:rPr>
            </w:pPr>
            <w:r w:rsidRPr="00970328">
              <w:rPr>
                <w:rFonts w:ascii="华文仿宋" w:eastAsia="华文仿宋" w:hAnsi="华文仿宋"/>
                <w:bCs/>
                <w:sz w:val="24"/>
                <w:szCs w:val="24"/>
              </w:rPr>
              <w:t>4台节点组成集群后，提供统一命名空间、高可靠和高吞吐存储服务，支持训练、推理和应用全流程数据访问；集群配置、管理与恢复能力随硬件一体交付。</w:t>
            </w:r>
          </w:p>
        </w:tc>
      </w:tr>
    </w:tbl>
    <w:p w14:paraId="6C5CB390" w14:textId="33D934EC" w:rsidR="007667E5" w:rsidRPr="0012562D" w:rsidRDefault="00000000" w:rsidP="00B56F20">
      <w:pPr>
        <w:pStyle w:val="a1"/>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3.6 其他要求</w:t>
      </w:r>
    </w:p>
    <w:p w14:paraId="3B618377"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（1）投标人应提供</w:t>
      </w:r>
      <w:proofErr w:type="gramStart"/>
      <w:r w:rsidRPr="00970328">
        <w:rPr>
          <w:rFonts w:ascii="华文仿宋" w:eastAsia="华文仿宋" w:hAnsi="华文仿宋"/>
          <w:bCs/>
          <w:szCs w:val="28"/>
        </w:rPr>
        <w:t>完整技术</w:t>
      </w:r>
      <w:proofErr w:type="gramEnd"/>
      <w:r w:rsidRPr="00970328">
        <w:rPr>
          <w:rFonts w:ascii="华文仿宋" w:eastAsia="华文仿宋" w:hAnsi="华文仿宋"/>
          <w:bCs/>
          <w:szCs w:val="28"/>
        </w:rPr>
        <w:t>方案，包括设备选型表、部件级配置清单、组网拓扑、机柜与供电需求、节点能力部署架构、项目实施计划和风险说明。技术方案实施前须经采购人书面确认。</w:t>
      </w:r>
    </w:p>
    <w:p w14:paraId="26FD324A"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（2）投标人应提交逐项技术响应及偏离表。对于本规范中未明</w:t>
      </w:r>
      <w:r w:rsidRPr="00970328">
        <w:rPr>
          <w:rFonts w:ascii="华文仿宋" w:eastAsia="华文仿宋" w:hAnsi="华文仿宋"/>
          <w:bCs/>
          <w:szCs w:val="28"/>
        </w:rPr>
        <w:lastRenderedPageBreak/>
        <w:t>确测试口径的性能指标，投标人应在投标文件中提出可复现、可计量的测试条件和合格判据，经采购人确认后作为验收依据。</w:t>
      </w:r>
    </w:p>
    <w:p w14:paraId="5A7F145A"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（3）设备中为实现本规范约定能力所必需的配套组件和配置不得漏项，不得以“另购许可”“另行开发”“后续订阅”或同类方式转移合同范围和费用。</w:t>
      </w:r>
    </w:p>
    <w:p w14:paraId="3D1FF032" w14:textId="77777777" w:rsidR="00813E0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（4）投标人应按采购人要求及时开具合法、有效的全额发票。</w:t>
      </w:r>
    </w:p>
    <w:p w14:paraId="1ABE4947" w14:textId="77777777" w:rsidR="00813E05" w:rsidRPr="00970328" w:rsidRDefault="00813E05" w:rsidP="00B56F20">
      <w:pPr>
        <w:spacing w:line="360" w:lineRule="auto"/>
        <w:rPr>
          <w:rFonts w:ascii="华文仿宋" w:eastAsia="华文仿宋" w:hAnsi="华文仿宋" w:hint="default"/>
          <w:bCs/>
          <w:szCs w:val="28"/>
        </w:rPr>
      </w:pPr>
      <w:r w:rsidRPr="00970328">
        <w:rPr>
          <w:rFonts w:ascii="华文仿宋" w:eastAsia="华文仿宋" w:hAnsi="华文仿宋" w:hint="default"/>
          <w:bCs/>
          <w:szCs w:val="28"/>
        </w:rPr>
        <w:t>（5）投标人负责完成设备上架、系统盘冗余配置、驱动及运行环境部署、节点互联、集群配置、权限初始化、性能调优和整体联调，交付可直接开展验收测试的可用环境。</w:t>
      </w:r>
    </w:p>
    <w:p w14:paraId="5C40CF4E" w14:textId="77777777" w:rsidR="00813E05" w:rsidRPr="00970328" w:rsidRDefault="00813E05" w:rsidP="00B56F20">
      <w:pPr>
        <w:spacing w:line="360" w:lineRule="auto"/>
        <w:rPr>
          <w:rFonts w:ascii="华文仿宋" w:eastAsia="华文仿宋" w:hAnsi="华文仿宋" w:hint="default"/>
          <w:bCs/>
          <w:szCs w:val="28"/>
        </w:rPr>
      </w:pPr>
      <w:r w:rsidRPr="00970328">
        <w:rPr>
          <w:rFonts w:ascii="华文仿宋" w:eastAsia="华文仿宋" w:hAnsi="华文仿宋" w:hint="default"/>
          <w:bCs/>
          <w:szCs w:val="28"/>
        </w:rPr>
        <w:t>（6）投标人应对软硬件兼容性和整体性能负责。若投标配置中的任一部件或配套条件不足以实现本规范约定能力，投标人应在不增加合同价款的前提下补齐或更换。</w:t>
      </w:r>
    </w:p>
    <w:p w14:paraId="7A8B3A0C" w14:textId="77777777" w:rsidR="00AD00E9" w:rsidRPr="00970328" w:rsidRDefault="00813E05" w:rsidP="00B56F20">
      <w:pPr>
        <w:spacing w:line="360" w:lineRule="auto"/>
        <w:rPr>
          <w:rFonts w:ascii="华文仿宋" w:eastAsia="华文仿宋" w:hAnsi="华文仿宋" w:hint="default"/>
          <w:bCs/>
          <w:szCs w:val="28"/>
        </w:rPr>
      </w:pPr>
      <w:r w:rsidRPr="00970328">
        <w:rPr>
          <w:rFonts w:ascii="华文仿宋" w:eastAsia="华文仿宋" w:hAnsi="华文仿宋" w:hint="default"/>
          <w:bCs/>
          <w:szCs w:val="28"/>
        </w:rPr>
        <w:t>（7）投标人应在投标文件中逐条响应本规范，明确品牌、型号、数量、关键参数、偏差和验证材料；仅填写“满足”而未提供可核验信息的，视为响应不充分。</w:t>
      </w:r>
    </w:p>
    <w:p w14:paraId="7C1E14BF" w14:textId="7BAD0DB3" w:rsidR="0002496B" w:rsidRPr="00970328" w:rsidRDefault="0002496B" w:rsidP="00B56F20">
      <w:pPr>
        <w:spacing w:line="360" w:lineRule="auto"/>
        <w:rPr>
          <w:rFonts w:ascii="华文仿宋" w:eastAsia="华文仿宋" w:hAnsi="华文仿宋" w:hint="default"/>
          <w:bCs/>
          <w:szCs w:val="28"/>
        </w:rPr>
      </w:pPr>
    </w:p>
    <w:p w14:paraId="38A3079B" w14:textId="77777777" w:rsidR="0002496B" w:rsidRPr="00970328" w:rsidRDefault="0002496B" w:rsidP="00B56F20">
      <w:pPr>
        <w:spacing w:line="360" w:lineRule="auto"/>
        <w:rPr>
          <w:rFonts w:ascii="华文仿宋" w:eastAsia="华文仿宋" w:hAnsi="华文仿宋" w:hint="default"/>
          <w:bCs/>
          <w:szCs w:val="28"/>
        </w:rPr>
      </w:pPr>
      <w:r w:rsidRPr="00970328">
        <w:rPr>
          <w:rFonts w:ascii="华文仿宋" w:eastAsia="华文仿宋" w:hAnsi="华文仿宋" w:hint="default"/>
          <w:bCs/>
          <w:szCs w:val="28"/>
        </w:rPr>
        <w:t>（8）本项目为海上风电研究与试验检测基地智能化仿真能力建设的第一阶段内容。投标人应按采购人确认的部署方案，将4类硬件节点集中部署于福州分院传动链试验楼二次设备间，完成机柜布置、供电接入、网络接入和散热条件确认，使其具备与25MW传动链试验平台、150m叶片试验平台协同运行的条件。</w:t>
      </w:r>
    </w:p>
    <w:p w14:paraId="0AF70093" w14:textId="77777777" w:rsidR="0002496B" w:rsidRPr="00970328" w:rsidRDefault="0002496B" w:rsidP="00B56F20">
      <w:pPr>
        <w:spacing w:line="360" w:lineRule="auto"/>
        <w:rPr>
          <w:rFonts w:ascii="华文仿宋" w:eastAsia="华文仿宋" w:hAnsi="华文仿宋" w:hint="default"/>
          <w:bCs/>
          <w:szCs w:val="28"/>
        </w:rPr>
      </w:pPr>
      <w:r w:rsidRPr="00970328">
        <w:rPr>
          <w:rFonts w:ascii="华文仿宋" w:eastAsia="华文仿宋" w:hAnsi="华文仿宋" w:hint="default"/>
          <w:bCs/>
          <w:szCs w:val="28"/>
        </w:rPr>
        <w:t>（9）投标人应配合采购人打通设计、试验、运行三个环节的数</w:t>
      </w:r>
      <w:r w:rsidRPr="00970328">
        <w:rPr>
          <w:rFonts w:ascii="华文仿宋" w:eastAsia="华文仿宋" w:hAnsi="华文仿宋" w:hint="default"/>
          <w:bCs/>
          <w:szCs w:val="28"/>
        </w:rPr>
        <w:lastRenderedPageBreak/>
        <w:t>据通道，包括与整机设计软件</w:t>
      </w:r>
      <w:proofErr w:type="spellStart"/>
      <w:r w:rsidRPr="00970328">
        <w:rPr>
          <w:rFonts w:ascii="华文仿宋" w:eastAsia="华文仿宋" w:hAnsi="华文仿宋" w:hint="default"/>
          <w:bCs/>
          <w:szCs w:val="28"/>
        </w:rPr>
        <w:t>WeMoLab</w:t>
      </w:r>
      <w:proofErr w:type="spellEnd"/>
      <w:r w:rsidRPr="00970328">
        <w:rPr>
          <w:rFonts w:ascii="华文仿宋" w:eastAsia="华文仿宋" w:hAnsi="华文仿宋" w:hint="default"/>
          <w:bCs/>
          <w:szCs w:val="28"/>
        </w:rPr>
        <w:t>、全工况仿真平台的设计仿真数据接入通道，与两大试验平台控制器的试验数据高速通道和孪生反馈控制通道，以及运行数据接入通道（一期基于离线数据，后续预留远程接入条件）。接口开放、网络策略和权限开通由采购人组织，投标人负责设备侧的配置、联调和问题定位。</w:t>
      </w:r>
    </w:p>
    <w:p w14:paraId="163D1111" w14:textId="77777777" w:rsidR="0002496B" w:rsidRPr="00970328" w:rsidRDefault="0002496B" w:rsidP="00B56F20">
      <w:pPr>
        <w:spacing w:line="360" w:lineRule="auto"/>
        <w:rPr>
          <w:rFonts w:ascii="华文仿宋" w:eastAsia="华文仿宋" w:hAnsi="华文仿宋" w:hint="default"/>
          <w:bCs/>
          <w:szCs w:val="28"/>
        </w:rPr>
      </w:pPr>
      <w:r w:rsidRPr="00970328">
        <w:rPr>
          <w:rFonts w:ascii="华文仿宋" w:eastAsia="华文仿宋" w:hAnsi="华文仿宋" w:hint="default"/>
          <w:bCs/>
          <w:szCs w:val="28"/>
        </w:rPr>
        <w:t>（10）投标人应交付可支持“数据接入—分类存储—模型训练—伴随仿真联调—结果沉淀—迭代更新”运行机制的基础环境，保证采购人可在交付环境上自主开展后续研究工作。代理模型训练、伴随仿真联调、轻量化大模型开发等技术研发工作由采购人及相关课题承担，不属于本项目投标人的交付范围。</w:t>
      </w:r>
    </w:p>
    <w:p w14:paraId="426DB4E9" w14:textId="77777777" w:rsidR="0002496B" w:rsidRPr="00970328" w:rsidRDefault="0002496B" w:rsidP="00B56F20">
      <w:pPr>
        <w:spacing w:line="360" w:lineRule="auto"/>
        <w:rPr>
          <w:rFonts w:ascii="华文仿宋" w:eastAsia="华文仿宋" w:hAnsi="华文仿宋" w:hint="default"/>
          <w:bCs/>
          <w:szCs w:val="28"/>
        </w:rPr>
      </w:pPr>
      <w:r w:rsidRPr="00970328">
        <w:rPr>
          <w:rFonts w:ascii="华文仿宋" w:eastAsia="华文仿宋" w:hAnsi="华文仿宋" w:hint="default"/>
          <w:bCs/>
          <w:szCs w:val="28"/>
        </w:rPr>
        <w:t>（11）项目目标的最终达成需采购人与投标人协同推进。采购人负责提供场地与机房条件、平台接口开放、样</w:t>
      </w:r>
      <w:proofErr w:type="gramStart"/>
      <w:r w:rsidRPr="00970328">
        <w:rPr>
          <w:rFonts w:ascii="华文仿宋" w:eastAsia="华文仿宋" w:hAnsi="华文仿宋" w:hint="default"/>
          <w:bCs/>
          <w:szCs w:val="28"/>
        </w:rPr>
        <w:t>例数据</w:t>
      </w:r>
      <w:proofErr w:type="gramEnd"/>
      <w:r w:rsidRPr="00970328">
        <w:rPr>
          <w:rFonts w:ascii="华文仿宋" w:eastAsia="华文仿宋" w:hAnsi="华文仿宋" w:hint="default"/>
          <w:bCs/>
          <w:szCs w:val="28"/>
        </w:rPr>
        <w:t>和研究人员；投标人负责硬件交付、部署实施、联调、培训和</w:t>
      </w:r>
      <w:proofErr w:type="gramStart"/>
      <w:r w:rsidRPr="00970328">
        <w:rPr>
          <w:rFonts w:ascii="华文仿宋" w:eastAsia="华文仿宋" w:hAnsi="华文仿宋" w:hint="default"/>
          <w:bCs/>
          <w:szCs w:val="28"/>
        </w:rPr>
        <w:t>质保</w:t>
      </w:r>
      <w:proofErr w:type="gramEnd"/>
      <w:r w:rsidRPr="00970328">
        <w:rPr>
          <w:rFonts w:ascii="华文仿宋" w:eastAsia="华文仿宋" w:hAnsi="华文仿宋" w:hint="default"/>
          <w:bCs/>
          <w:szCs w:val="28"/>
        </w:rPr>
        <w:t>服务，并在采购人开展后续研究过程中提供必要的技术配合和答疑支持。</w:t>
      </w:r>
    </w:p>
    <w:p w14:paraId="583CA7DF" w14:textId="05C21BE6" w:rsidR="007667E5" w:rsidRPr="00970328" w:rsidRDefault="0002496B" w:rsidP="00B56F20">
      <w:pPr>
        <w:spacing w:line="360" w:lineRule="auto"/>
        <w:rPr>
          <w:rFonts w:ascii="华文仿宋" w:eastAsia="华文仿宋" w:hAnsi="华文仿宋" w:hint="default"/>
          <w:bCs/>
          <w:szCs w:val="28"/>
        </w:rPr>
      </w:pPr>
      <w:r w:rsidRPr="00970328">
        <w:rPr>
          <w:rFonts w:ascii="华文仿宋" w:eastAsia="华文仿宋" w:hAnsi="华文仿宋" w:hint="default"/>
          <w:bCs/>
          <w:szCs w:val="28"/>
        </w:rPr>
        <w:t>（12）实施期间投标人应遵守采购人的现场管理、安全和保密要求；在传动链试验楼二次设备间作业应</w:t>
      </w:r>
      <w:proofErr w:type="gramStart"/>
      <w:r w:rsidRPr="00970328">
        <w:rPr>
          <w:rFonts w:ascii="华文仿宋" w:eastAsia="华文仿宋" w:hAnsi="华文仿宋" w:hint="default"/>
          <w:bCs/>
          <w:szCs w:val="28"/>
        </w:rPr>
        <w:t>按试验</w:t>
      </w:r>
      <w:proofErr w:type="gramEnd"/>
      <w:r w:rsidRPr="00970328">
        <w:rPr>
          <w:rFonts w:ascii="华文仿宋" w:eastAsia="华文仿宋" w:hAnsi="华文仿宋" w:hint="default"/>
          <w:bCs/>
          <w:szCs w:val="28"/>
        </w:rPr>
        <w:t>平台运行安排确定施工时段，不得影响25MW传动链试验平台和150m叶片试验平台的既有试验任务。</w:t>
      </w:r>
    </w:p>
    <w:p w14:paraId="2B1145B3" w14:textId="77777777" w:rsidR="00AD00E9" w:rsidRPr="0012562D" w:rsidRDefault="00AD00E9"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4.人员要求</w:t>
      </w:r>
    </w:p>
    <w:p w14:paraId="62C31751" w14:textId="716139CA" w:rsidR="00AD00E9" w:rsidRPr="0012562D" w:rsidRDefault="00AD00E9"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（1）投标人应指派1名</w:t>
      </w:r>
      <w:proofErr w:type="gramStart"/>
      <w:r w:rsidRPr="0012562D">
        <w:rPr>
          <w:rFonts w:ascii="华文仿宋" w:eastAsia="华文仿宋" w:hAnsi="华文仿宋" w:hint="default"/>
          <w:b w:val="0"/>
          <w:bCs/>
          <w:szCs w:val="28"/>
        </w:rPr>
        <w:t>专职项目</w:t>
      </w:r>
      <w:proofErr w:type="gramEnd"/>
      <w:r w:rsidRPr="0012562D">
        <w:rPr>
          <w:rFonts w:ascii="华文仿宋" w:eastAsia="华文仿宋" w:hAnsi="华文仿宋" w:hint="default"/>
          <w:b w:val="0"/>
          <w:bCs/>
          <w:szCs w:val="28"/>
        </w:rPr>
        <w:t>经理，</w:t>
      </w:r>
      <w:r w:rsidR="00813F08" w:rsidRPr="0012562D">
        <w:rPr>
          <w:rFonts w:ascii="华文仿宋" w:eastAsia="华文仿宋" w:hAnsi="华文仿宋" w:hint="default"/>
          <w:b w:val="0"/>
          <w:bCs/>
          <w:szCs w:val="28"/>
        </w:rPr>
        <w:t>具有5年以上信息化</w:t>
      </w:r>
      <w:r w:rsidRPr="0012562D">
        <w:rPr>
          <w:rFonts w:ascii="华文仿宋" w:eastAsia="华文仿宋" w:hAnsi="华文仿宋" w:hint="default"/>
          <w:b w:val="0"/>
          <w:bCs/>
          <w:szCs w:val="28"/>
        </w:rPr>
        <w:t>或智能计算类项目管理经验，且近3年内至少主持完成1个GPU</w:t>
      </w:r>
      <w:proofErr w:type="gramStart"/>
      <w:r w:rsidRPr="0012562D">
        <w:rPr>
          <w:rFonts w:ascii="华文仿宋" w:eastAsia="华文仿宋" w:hAnsi="华文仿宋" w:hint="default"/>
          <w:b w:val="0"/>
          <w:bCs/>
          <w:szCs w:val="28"/>
        </w:rPr>
        <w:t>算力集群</w:t>
      </w:r>
      <w:proofErr w:type="gramEnd"/>
      <w:r w:rsidRPr="0012562D">
        <w:rPr>
          <w:rFonts w:ascii="华文仿宋" w:eastAsia="华文仿宋" w:hAnsi="华文仿宋" w:hint="default"/>
          <w:b w:val="0"/>
          <w:bCs/>
          <w:szCs w:val="28"/>
        </w:rPr>
        <w:t>或人工智能训练平台交付项目，并具备项目管理类资格（如PMP、</w:t>
      </w:r>
      <w:r w:rsidRPr="0012562D">
        <w:rPr>
          <w:rFonts w:ascii="华文仿宋" w:eastAsia="华文仿宋" w:hAnsi="华文仿宋" w:hint="default"/>
          <w:b w:val="0"/>
          <w:bCs/>
          <w:szCs w:val="28"/>
        </w:rPr>
        <w:lastRenderedPageBreak/>
        <w:t>信息系统项目管理师或同等资质）。项目经理负责项目计划、质量、进度、风险和协调管理，应全过程跟进关键节点，除经采购人书面同意外不得中途更换。</w:t>
      </w:r>
    </w:p>
    <w:p w14:paraId="5AA25C3D" w14:textId="23A802ED" w:rsidR="00AD00E9" w:rsidRPr="0012562D" w:rsidRDefault="00AD00E9"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（2）本项目为面向海上风电的</w:t>
      </w:r>
      <w:proofErr w:type="gramStart"/>
      <w:r w:rsidRPr="0012562D">
        <w:rPr>
          <w:rFonts w:ascii="华文仿宋" w:eastAsia="华文仿宋" w:hAnsi="华文仿宋" w:hint="default"/>
          <w:b w:val="0"/>
          <w:bCs/>
          <w:szCs w:val="28"/>
        </w:rPr>
        <w:t>人工智能算力与</w:t>
      </w:r>
      <w:proofErr w:type="gramEnd"/>
      <w:r w:rsidRPr="0012562D">
        <w:rPr>
          <w:rFonts w:ascii="华文仿宋" w:eastAsia="华文仿宋" w:hAnsi="华文仿宋" w:hint="default"/>
          <w:b w:val="0"/>
          <w:bCs/>
          <w:szCs w:val="28"/>
        </w:rPr>
        <w:t>数据平台建设项目，投标人应配置不少于5人的专职实施团队，至少覆盖以下岗位：1名智能算力平台架构师，熟悉GPU集群拓扑、高速互联（</w:t>
      </w:r>
      <w:proofErr w:type="spellStart"/>
      <w:r w:rsidRPr="0012562D">
        <w:rPr>
          <w:rFonts w:ascii="华文仿宋" w:eastAsia="华文仿宋" w:hAnsi="华文仿宋" w:hint="default"/>
          <w:b w:val="0"/>
          <w:bCs/>
          <w:szCs w:val="28"/>
        </w:rPr>
        <w:t>NVLink</w:t>
      </w:r>
      <w:proofErr w:type="spellEnd"/>
      <w:r w:rsidRPr="0012562D">
        <w:rPr>
          <w:rFonts w:ascii="华文仿宋" w:eastAsia="华文仿宋" w:hAnsi="华文仿宋" w:hint="default"/>
          <w:b w:val="0"/>
          <w:bCs/>
          <w:szCs w:val="28"/>
        </w:rPr>
        <w:t>/RDMA）</w:t>
      </w:r>
      <w:r w:rsidR="003E426E" w:rsidRPr="003E426E">
        <w:rPr>
          <w:rFonts w:ascii="华文仿宋" w:eastAsia="华文仿宋" w:hAnsi="华文仿宋"/>
          <w:b w:val="0"/>
          <w:bCs/>
          <w:szCs w:val="28"/>
        </w:rPr>
        <w:t>或同等GPU高速互联能力</w:t>
      </w:r>
      <w:r w:rsidRPr="0012562D">
        <w:rPr>
          <w:rFonts w:ascii="华文仿宋" w:eastAsia="华文仿宋" w:hAnsi="华文仿宋" w:hint="default"/>
          <w:b w:val="0"/>
          <w:bCs/>
          <w:szCs w:val="28"/>
        </w:rPr>
        <w:t>、多机多卡分布式训练框架及推理服务部署；1名分布式存储工程师，具有PB级分布式存储集群部署与调优经验；1名网络工程师，具有100G以太网或RDMA高速组网与调优经验；1名系统与运维工程师，熟悉Linux、容器环境、GPU驱动与CUDA运行时</w:t>
      </w:r>
      <w:r w:rsidR="003E426E">
        <w:rPr>
          <w:rFonts w:ascii="华文仿宋" w:eastAsia="华文仿宋" w:hAnsi="华文仿宋"/>
          <w:b w:val="0"/>
          <w:bCs/>
          <w:szCs w:val="28"/>
        </w:rPr>
        <w:t>(</w:t>
      </w:r>
      <w:r w:rsidR="003E426E" w:rsidRPr="003E426E">
        <w:rPr>
          <w:rFonts w:ascii="华文仿宋" w:eastAsia="华文仿宋" w:hAnsi="华文仿宋"/>
          <w:b w:val="0"/>
          <w:bCs/>
          <w:szCs w:val="28"/>
        </w:rPr>
        <w:t>或同等加速运行时</w:t>
      </w:r>
      <w:r w:rsidR="003E426E">
        <w:rPr>
          <w:rFonts w:ascii="华文仿宋" w:eastAsia="华文仿宋" w:hAnsi="华文仿宋"/>
          <w:b w:val="0"/>
          <w:bCs/>
          <w:szCs w:val="28"/>
        </w:rPr>
        <w:t>)</w:t>
      </w:r>
      <w:r w:rsidRPr="0012562D">
        <w:rPr>
          <w:rFonts w:ascii="华文仿宋" w:eastAsia="华文仿宋" w:hAnsi="华文仿宋" w:hint="default"/>
          <w:b w:val="0"/>
          <w:bCs/>
          <w:szCs w:val="28"/>
        </w:rPr>
        <w:t>及集群作业调度；1名数据平台工程师，熟悉大数据组件与实时流数据接入。投标人应提供上述人员的简历、劳动关系或社保证明以及相应证书、业绩证明材料。</w:t>
      </w:r>
    </w:p>
    <w:p w14:paraId="0267171F" w14:textId="77777777" w:rsidR="00AD00E9" w:rsidRPr="0012562D" w:rsidRDefault="00AD00E9"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（3）关键岗位人员应具备设备原厂或主流人工智能平台厂商的技术认证或培训证明；具有风电、能源或大型试验平台行业项目经验的人员，在实施组织中优先安排。</w:t>
      </w:r>
    </w:p>
    <w:p w14:paraId="29614322" w14:textId="77777777" w:rsidR="00AD00E9" w:rsidRPr="0012562D" w:rsidRDefault="00AD00E9"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（4）投标人应至少指派3名专业技术人员到采购人现场完成设备安装联调、集群与训练推理环境部署、性能调优、技术交底和培训，并配合完成验收；现场人员投入合计不少于60人天，其中智能</w:t>
      </w:r>
      <w:proofErr w:type="gramStart"/>
      <w:r w:rsidRPr="0012562D">
        <w:rPr>
          <w:rFonts w:ascii="华文仿宋" w:eastAsia="华文仿宋" w:hAnsi="华文仿宋" w:hint="default"/>
          <w:b w:val="0"/>
          <w:bCs/>
          <w:szCs w:val="28"/>
        </w:rPr>
        <w:t>算力平台架构师</w:t>
      </w:r>
      <w:proofErr w:type="gramEnd"/>
      <w:r w:rsidRPr="0012562D">
        <w:rPr>
          <w:rFonts w:ascii="华文仿宋" w:eastAsia="华文仿宋" w:hAnsi="华文仿宋" w:hint="default"/>
          <w:b w:val="0"/>
          <w:bCs/>
          <w:szCs w:val="28"/>
        </w:rPr>
        <w:t>现场投入不少于15人天，相关费用均包含在合同价款中。</w:t>
      </w:r>
    </w:p>
    <w:p w14:paraId="6D7C4789" w14:textId="77777777" w:rsidR="00AD00E9" w:rsidRPr="0012562D" w:rsidRDefault="00AD00E9"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（5）投标人应面向采购人研究与运</w:t>
      </w:r>
      <w:proofErr w:type="gramStart"/>
      <w:r w:rsidRPr="0012562D">
        <w:rPr>
          <w:rFonts w:ascii="华文仿宋" w:eastAsia="华文仿宋" w:hAnsi="华文仿宋" w:hint="default"/>
          <w:b w:val="0"/>
          <w:bCs/>
          <w:szCs w:val="28"/>
        </w:rPr>
        <w:t>维人员</w:t>
      </w:r>
      <w:proofErr w:type="gramEnd"/>
      <w:r w:rsidRPr="0012562D">
        <w:rPr>
          <w:rFonts w:ascii="华文仿宋" w:eastAsia="华文仿宋" w:hAnsi="华文仿宋" w:hint="default"/>
          <w:b w:val="0"/>
          <w:bCs/>
          <w:szCs w:val="28"/>
        </w:rPr>
        <w:t>完成不少于2次现场</w:t>
      </w:r>
      <w:r w:rsidRPr="0012562D">
        <w:rPr>
          <w:rFonts w:ascii="华文仿宋" w:eastAsia="华文仿宋" w:hAnsi="华文仿宋" w:hint="default"/>
          <w:b w:val="0"/>
          <w:bCs/>
          <w:szCs w:val="28"/>
        </w:rPr>
        <w:lastRenderedPageBreak/>
        <w:t>培训（合计不少于8学时），内容至少包括集群运行管理、GPU资源分配与作业调度、分布式训练与推理环境使用、存储访问与配额管理、监控告警与故障处置、配置备份与恢复；培训应提供中文教材并通过采购人确认的操作演示或考核。</w:t>
      </w:r>
    </w:p>
    <w:p w14:paraId="1D554FA4" w14:textId="77777777" w:rsidR="00AD00E9" w:rsidRPr="0012562D" w:rsidRDefault="00AD00E9"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（6）投标人应指定固定的技术负责人及服务联系方式，保持实施和</w:t>
      </w:r>
      <w:proofErr w:type="gramStart"/>
      <w:r w:rsidRPr="0012562D">
        <w:rPr>
          <w:rFonts w:ascii="华文仿宋" w:eastAsia="华文仿宋" w:hAnsi="华文仿宋" w:hint="default"/>
          <w:b w:val="0"/>
          <w:bCs/>
          <w:szCs w:val="28"/>
        </w:rPr>
        <w:t>质保</w:t>
      </w:r>
      <w:proofErr w:type="gramEnd"/>
      <w:r w:rsidRPr="0012562D">
        <w:rPr>
          <w:rFonts w:ascii="华文仿宋" w:eastAsia="华文仿宋" w:hAnsi="华文仿宋" w:hint="default"/>
          <w:b w:val="0"/>
          <w:bCs/>
          <w:szCs w:val="28"/>
        </w:rPr>
        <w:t>期间团队稳定；关键岗位人员变更应提前书面报采购人确认，更换人员的资历和经验不得低于原人员，并完成工作交接。</w:t>
      </w:r>
    </w:p>
    <w:p w14:paraId="1571573B" w14:textId="0AD2BEE3" w:rsidR="007667E5" w:rsidRPr="00970328" w:rsidRDefault="00813F08" w:rsidP="00B56F20">
      <w:pPr>
        <w:spacing w:line="360" w:lineRule="auto"/>
        <w:rPr>
          <w:rFonts w:ascii="华文仿宋" w:eastAsia="华文仿宋" w:hAnsi="华文仿宋" w:hint="default"/>
          <w:bCs/>
          <w:szCs w:val="28"/>
        </w:rPr>
      </w:pPr>
      <w:r w:rsidRPr="00970328">
        <w:rPr>
          <w:rFonts w:ascii="华文仿宋" w:eastAsia="华文仿宋" w:hAnsi="华文仿宋" w:hint="default"/>
          <w:bCs/>
          <w:szCs w:val="28"/>
        </w:rPr>
        <w:t>（7）采购人有权要求更换不能胜任、不满足上述资历要求或不符合现场管理与保密要求的人员。因投标人原因发生返工、补测或人员更换的，相关费用和工期影响由投标人承担。</w:t>
      </w:r>
    </w:p>
    <w:p w14:paraId="6DFEC3C9" w14:textId="77777777" w:rsidR="003C0F55" w:rsidRPr="0012562D" w:rsidRDefault="003C0F55"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5.设备及投标人要求</w:t>
      </w:r>
    </w:p>
    <w:p w14:paraId="4DE516A5" w14:textId="77777777" w:rsidR="003C0F55" w:rsidRPr="0012562D" w:rsidRDefault="003C0F55"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（1）投标人应具备本</w:t>
      </w:r>
      <w:proofErr w:type="gramStart"/>
      <w:r w:rsidRPr="0012562D">
        <w:rPr>
          <w:rFonts w:ascii="华文仿宋" w:eastAsia="华文仿宋" w:hAnsi="华文仿宋" w:hint="default"/>
          <w:b w:val="0"/>
          <w:bCs/>
          <w:szCs w:val="28"/>
        </w:rPr>
        <w:t>项目算力与</w:t>
      </w:r>
      <w:proofErr w:type="gramEnd"/>
      <w:r w:rsidRPr="0012562D">
        <w:rPr>
          <w:rFonts w:ascii="华文仿宋" w:eastAsia="华文仿宋" w:hAnsi="华文仿宋" w:hint="default"/>
          <w:b w:val="0"/>
          <w:bCs/>
          <w:szCs w:val="28"/>
        </w:rPr>
        <w:t>存储设备供货、集成、部署、检测、调试及售后服务能力，并提供营业资质、相关项目业绩或能力证明材料。</w:t>
      </w:r>
    </w:p>
    <w:p w14:paraId="4320B067" w14:textId="77777777" w:rsidR="003C0F55" w:rsidRPr="0012562D" w:rsidRDefault="003C0F55"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（2）投标人近3年（以投标截止日为基准）应至少完成2个已验收的GPU</w:t>
      </w:r>
      <w:proofErr w:type="gramStart"/>
      <w:r w:rsidRPr="0012562D">
        <w:rPr>
          <w:rFonts w:ascii="华文仿宋" w:eastAsia="华文仿宋" w:hAnsi="华文仿宋" w:hint="default"/>
          <w:b w:val="0"/>
          <w:bCs/>
          <w:szCs w:val="28"/>
        </w:rPr>
        <w:t>算力集群</w:t>
      </w:r>
      <w:proofErr w:type="gramEnd"/>
      <w:r w:rsidRPr="0012562D">
        <w:rPr>
          <w:rFonts w:ascii="华文仿宋" w:eastAsia="华文仿宋" w:hAnsi="华文仿宋" w:hint="default"/>
          <w:b w:val="0"/>
          <w:bCs/>
          <w:szCs w:val="28"/>
        </w:rPr>
        <w:t>、人工智能训练平台或分布式存储集群集成交付项目，其中至少1个单项合同金额不低于500万元；应提供合同关键页、验收证明或用户使用证明等可核验材料；业绩或证明材料不实的，按</w:t>
      </w:r>
      <w:proofErr w:type="gramStart"/>
      <w:r w:rsidRPr="0012562D">
        <w:rPr>
          <w:rFonts w:ascii="华文仿宋" w:eastAsia="华文仿宋" w:hAnsi="华文仿宋" w:hint="default"/>
          <w:b w:val="0"/>
          <w:bCs/>
          <w:szCs w:val="28"/>
        </w:rPr>
        <w:t>虚假响应</w:t>
      </w:r>
      <w:proofErr w:type="gramEnd"/>
      <w:r w:rsidRPr="0012562D">
        <w:rPr>
          <w:rFonts w:ascii="华文仿宋" w:eastAsia="华文仿宋" w:hAnsi="华文仿宋" w:hint="default"/>
          <w:b w:val="0"/>
          <w:bCs/>
          <w:szCs w:val="28"/>
        </w:rPr>
        <w:t>处理。</w:t>
      </w:r>
    </w:p>
    <w:p w14:paraId="1DD2050D" w14:textId="77777777" w:rsidR="003C0F55" w:rsidRPr="0012562D" w:rsidRDefault="003C0F55"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（3）投标人应提供主要设备和部件的原厂授权、供货渠道或服务承诺等可核验材料，以及产品规格书、检测报告、铭牌或实物照片。</w:t>
      </w:r>
      <w:r w:rsidRPr="0012562D">
        <w:rPr>
          <w:rFonts w:ascii="华文仿宋" w:eastAsia="华文仿宋" w:hAnsi="华文仿宋" w:hint="default"/>
          <w:b w:val="0"/>
          <w:bCs/>
          <w:szCs w:val="28"/>
        </w:rPr>
        <w:lastRenderedPageBreak/>
        <w:t>GPU、CPU、内存、</w:t>
      </w:r>
      <w:proofErr w:type="spellStart"/>
      <w:r w:rsidRPr="0012562D">
        <w:rPr>
          <w:rFonts w:ascii="华文仿宋" w:eastAsia="华文仿宋" w:hAnsi="华文仿宋" w:hint="default"/>
          <w:b w:val="0"/>
          <w:bCs/>
          <w:szCs w:val="28"/>
        </w:rPr>
        <w:t>NVMe</w:t>
      </w:r>
      <w:proofErr w:type="spellEnd"/>
      <w:r w:rsidRPr="0012562D">
        <w:rPr>
          <w:rFonts w:ascii="华文仿宋" w:eastAsia="华文仿宋" w:hAnsi="华文仿宋" w:hint="default"/>
          <w:b w:val="0"/>
          <w:bCs/>
          <w:szCs w:val="28"/>
        </w:rPr>
        <w:t xml:space="preserve"> SSD、100G网卡等关键部件应提供面向本项目的原厂或原厂授权渠道的供货证明，并承诺所投型号在交付期内未停产、无供货限制，自验收之日起提供不少于5年的备件供应。</w:t>
      </w:r>
    </w:p>
    <w:p w14:paraId="4E73B345" w14:textId="77777777" w:rsidR="003C0F55" w:rsidRPr="0012562D" w:rsidRDefault="003C0F55"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（4）本规范不指定品牌和型号。投标产品应满足或优于全部最低技术要求，且不得通过超频、临时授权、测试专用配置、以</w:t>
      </w:r>
      <w:proofErr w:type="gramStart"/>
      <w:r w:rsidRPr="0012562D">
        <w:rPr>
          <w:rFonts w:ascii="华文仿宋" w:eastAsia="华文仿宋" w:hAnsi="华文仿宋" w:hint="default"/>
          <w:b w:val="0"/>
          <w:bCs/>
          <w:szCs w:val="28"/>
        </w:rPr>
        <w:t>稀疏算力或</w:t>
      </w:r>
      <w:proofErr w:type="gramEnd"/>
      <w:r w:rsidRPr="0012562D">
        <w:rPr>
          <w:rFonts w:ascii="华文仿宋" w:eastAsia="华文仿宋" w:hAnsi="华文仿宋" w:hint="default"/>
          <w:b w:val="0"/>
          <w:bCs/>
          <w:szCs w:val="28"/>
        </w:rPr>
        <w:t>理论</w:t>
      </w:r>
      <w:proofErr w:type="gramStart"/>
      <w:r w:rsidRPr="0012562D">
        <w:rPr>
          <w:rFonts w:ascii="华文仿宋" w:eastAsia="华文仿宋" w:hAnsi="华文仿宋" w:hint="default"/>
          <w:b w:val="0"/>
          <w:bCs/>
          <w:szCs w:val="28"/>
        </w:rPr>
        <w:t>叠加值</w:t>
      </w:r>
      <w:proofErr w:type="gramEnd"/>
      <w:r w:rsidRPr="0012562D">
        <w:rPr>
          <w:rFonts w:ascii="华文仿宋" w:eastAsia="华文仿宋" w:hAnsi="华文仿宋" w:hint="default"/>
          <w:b w:val="0"/>
          <w:bCs/>
          <w:szCs w:val="28"/>
        </w:rPr>
        <w:t>替代实测口径等方式达到指标。</w:t>
      </w:r>
    </w:p>
    <w:p w14:paraId="1715AE6F" w14:textId="77777777" w:rsidR="003C0F55" w:rsidRPr="0012562D" w:rsidRDefault="003C0F55"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5）投标报价应包含实现本规范全部要求所需的设备本体、配套附件、组网材料、集成实施、培训、质保和税费。投标人不得以低于成本的报价竞标，也不得通过减配、以低档次部件替代、削减附件与组网材料、缩短质保期、减少现场人员投入或将实施服务交由不具备能力的第三方等方式压低报价。</w:t>
      </w:r>
    </w:p>
    <w:p w14:paraId="4445F9A0" w14:textId="35E4ED76" w:rsidR="003C0F55" w:rsidRPr="0012562D" w:rsidRDefault="003C0F55"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（6）若投标人某一分项报价低于★</w:t>
      </w:r>
      <w:r w:rsidR="00F0332F" w:rsidRPr="00F0332F">
        <w:rPr>
          <w:rFonts w:ascii="华文仿宋" w:eastAsia="华文仿宋" w:hAnsi="华文仿宋" w:hint="default"/>
          <w:b w:val="0"/>
          <w:bCs/>
          <w:szCs w:val="28"/>
        </w:rPr>
        <w:t>2.2表对应分行报价最高限价的70</w:t>
      </w:r>
      <w:r w:rsidRPr="0012562D">
        <w:rPr>
          <w:rFonts w:ascii="华文仿宋" w:eastAsia="华文仿宋" w:hAnsi="华文仿宋" w:hint="default"/>
          <w:b w:val="0"/>
          <w:bCs/>
          <w:szCs w:val="28"/>
        </w:rPr>
        <w:t>%，应在投标文件中提交该分项的成本构成说明（</w:t>
      </w:r>
      <w:proofErr w:type="gramStart"/>
      <w:r w:rsidRPr="0012562D">
        <w:rPr>
          <w:rFonts w:ascii="华文仿宋" w:eastAsia="华文仿宋" w:hAnsi="华文仿宋" w:hint="default"/>
          <w:b w:val="0"/>
          <w:bCs/>
          <w:szCs w:val="28"/>
        </w:rPr>
        <w:t>含主要</w:t>
      </w:r>
      <w:proofErr w:type="gramEnd"/>
      <w:r w:rsidRPr="0012562D">
        <w:rPr>
          <w:rFonts w:ascii="华文仿宋" w:eastAsia="华文仿宋" w:hAnsi="华文仿宋" w:hint="default"/>
          <w:b w:val="0"/>
          <w:bCs/>
          <w:szCs w:val="28"/>
        </w:rPr>
        <w:t>部件品牌型号及原厂或渠道报价依据、实施人工与差旅、质保成本、税费）及不低于成本、不减配交付的书面承诺。未提交或说明不足以支撑其报价合理性的，采购人有权认定为异常低价并按招标文件规定处理。</w:t>
      </w:r>
    </w:p>
    <w:p w14:paraId="132BE058" w14:textId="77777777" w:rsidR="003C0F55" w:rsidRPr="0012562D" w:rsidRDefault="003C0F55"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7）投标人应在投标文件中提交不减配交付与质量承诺书，承诺按投标响应的品牌、型号和配置交付。验收阶段发现实际交付与投标响应不一致的，按不合格处理，投标人应无偿更换并承担复测和工期延误责任；无法整改的，采购人有权按合同约定解除合同并追究违约责任。</w:t>
      </w:r>
    </w:p>
    <w:p w14:paraId="5E1E31AB" w14:textId="77777777" w:rsidR="003C0F55" w:rsidRPr="0012562D" w:rsidRDefault="003C0F55"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lastRenderedPageBreak/>
        <w:t>（8）本项目不得转包，集成实施与质保服务不得整体分包。经采购人书面同意的部分专项服务分包，投标人仍对交付质量、进度和售后服务承担全部责任，并应在投标文件中披露分包范围和承担单位。</w:t>
      </w:r>
    </w:p>
    <w:p w14:paraId="444882D9" w14:textId="07C899E7" w:rsidR="007667E5" w:rsidRPr="00970328" w:rsidRDefault="00813F08" w:rsidP="00B56F20">
      <w:pPr>
        <w:spacing w:line="360" w:lineRule="auto"/>
        <w:rPr>
          <w:rFonts w:ascii="华文仿宋" w:eastAsia="华文仿宋" w:hAnsi="华文仿宋" w:hint="default"/>
          <w:bCs/>
          <w:szCs w:val="28"/>
        </w:rPr>
      </w:pPr>
      <w:r w:rsidRPr="00970328">
        <w:rPr>
          <w:rFonts w:ascii="华文仿宋" w:eastAsia="华文仿宋" w:hAnsi="华文仿宋" w:hint="default"/>
          <w:bCs/>
          <w:szCs w:val="28"/>
        </w:rPr>
        <w:t>（9）投标人应按招标文件规定提交投标保证金和履约保证金；发生弃标、拒签合同、交付严重违约或验收弄虚作假的，按招标文件及合同约定处理，并计入供应商履约评价。</w:t>
      </w:r>
    </w:p>
    <w:p w14:paraId="2CD0947A" w14:textId="77777777" w:rsidR="007667E5" w:rsidRPr="0012562D" w:rsidRDefault="00000000"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6.成果、验收及质保</w:t>
      </w:r>
    </w:p>
    <w:p w14:paraId="662C2146" w14:textId="77777777" w:rsidR="00AD00E9" w:rsidRPr="0012562D" w:rsidRDefault="00AD00E9" w:rsidP="00B56F20">
      <w:pPr>
        <w:pStyle w:val="a1"/>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6.1成果要求</w:t>
      </w:r>
    </w:p>
    <w:p w14:paraId="58084F82" w14:textId="77777777" w:rsidR="00AD00E9" w:rsidRPr="0012562D" w:rsidRDefault="00AD00E9" w:rsidP="00B56F20">
      <w:pPr>
        <w:pStyle w:val="a1"/>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（1）交付第2节所列全部设备本体、部件、导轨、电源线、光模块、连接线缆及经确认纳入供货范围的其他配套附件。</w:t>
      </w:r>
    </w:p>
    <w:p w14:paraId="785B96C5" w14:textId="77777777" w:rsidR="00AD00E9" w:rsidRPr="0012562D" w:rsidRDefault="00AD00E9" w:rsidP="00B56F20">
      <w:pPr>
        <w:pStyle w:val="a1"/>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（2）完成设备上架、组网、系统盘冗余、节点环境部署、集群配置、性能调优、联调和安全初始化，交付可直接开展验收和使用的环境。</w:t>
      </w:r>
    </w:p>
    <w:p w14:paraId="42FDD5D6" w14:textId="77777777" w:rsidR="00AD00E9" w:rsidRPr="0012562D" w:rsidRDefault="00AD00E9" w:rsidP="00B56F20">
      <w:pPr>
        <w:pStyle w:val="a1"/>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3）项目建成后应形成面向海上风电设计、试验、运行全链条数据分析与代理模型研究的本地化训练与存储基础支撑能力，形成覆盖设计数据、全尺寸试验数据、现场运行数据和代理模型成果数据的统一承载环境；4类硬件节点均部署于福州分院传动链试验楼二次设备间，具备与25MW传动链试验平台、150m叶片全尺寸试验平台协同运行的条件。</w:t>
      </w:r>
    </w:p>
    <w:p w14:paraId="6A701D61" w14:textId="2BD5CC1D" w:rsidR="00AD00E9" w:rsidRPr="0012562D" w:rsidRDefault="00AD00E9" w:rsidP="00B56F20">
      <w:pPr>
        <w:pStyle w:val="a1"/>
        <w:spacing w:line="360" w:lineRule="auto"/>
        <w:rPr>
          <w:rFonts w:ascii="华文仿宋" w:eastAsia="华文仿宋" w:hAnsi="华文仿宋"/>
          <w:b w:val="0"/>
          <w:bCs/>
          <w:szCs w:val="28"/>
        </w:rPr>
      </w:pPr>
      <w:r w:rsidRPr="0012562D">
        <w:rPr>
          <w:rFonts w:ascii="华文仿宋" w:eastAsia="华文仿宋" w:hAnsi="华文仿宋" w:hint="default"/>
          <w:b w:val="0"/>
          <w:bCs/>
          <w:szCs w:val="28"/>
        </w:rPr>
        <w:t>（4）交付环境应分别支撑以下四类能力：设计环节——承接整机设计软件</w:t>
      </w:r>
      <w:proofErr w:type="spellStart"/>
      <w:r w:rsidRPr="0012562D">
        <w:rPr>
          <w:rFonts w:ascii="华文仿宋" w:eastAsia="华文仿宋" w:hAnsi="华文仿宋" w:hint="default"/>
          <w:b w:val="0"/>
          <w:bCs/>
          <w:szCs w:val="28"/>
        </w:rPr>
        <w:t>WeMoLab</w:t>
      </w:r>
      <w:proofErr w:type="spellEnd"/>
      <w:r w:rsidRPr="0012562D">
        <w:rPr>
          <w:rFonts w:ascii="华文仿宋" w:eastAsia="华文仿宋" w:hAnsi="华文仿宋" w:hint="default"/>
          <w:b w:val="0"/>
          <w:bCs/>
          <w:szCs w:val="28"/>
        </w:rPr>
        <w:t>和全工况仿真平台形成的数据，支撑风</w:t>
      </w:r>
      <w:proofErr w:type="gramStart"/>
      <w:r w:rsidRPr="0012562D">
        <w:rPr>
          <w:rFonts w:ascii="华文仿宋" w:eastAsia="华文仿宋" w:hAnsi="华文仿宋" w:hint="default"/>
          <w:b w:val="0"/>
          <w:bCs/>
          <w:szCs w:val="28"/>
        </w:rPr>
        <w:t>况</w:t>
      </w:r>
      <w:proofErr w:type="gramEnd"/>
      <w:r w:rsidRPr="0012562D">
        <w:rPr>
          <w:rFonts w:ascii="华文仿宋" w:eastAsia="华文仿宋" w:hAnsi="华文仿宋" w:hint="default"/>
          <w:b w:val="0"/>
          <w:bCs/>
          <w:szCs w:val="28"/>
        </w:rPr>
        <w:t>参数、叶片气动载荷、塔筒与整机结构响应、传动链动力学特性、机电耦合</w:t>
      </w:r>
      <w:r w:rsidRPr="0012562D">
        <w:rPr>
          <w:rFonts w:ascii="华文仿宋" w:eastAsia="华文仿宋" w:hAnsi="华文仿宋" w:hint="default"/>
          <w:b w:val="0"/>
          <w:bCs/>
          <w:szCs w:val="28"/>
        </w:rPr>
        <w:lastRenderedPageBreak/>
        <w:t>特性和控制参数等数据的样本构建、工况分类、参数关联分析、规律提取和代理模型训练；试验环节——承接150m叶片试验平台、25MW传动链试验平台及相关数字孪生环境形成的数据，支撑叶片载荷谱、疲劳响应、结构应变与位移响应、传动链扭矩、转速、振动响应和多自由度动力学响应等数据的特征提取、状态识别、试验规律辨识、伴随仿真模型训练和数据回写；运行环节——支撑SCADA数据、风机电控响应数据、有功无功调节数据、电压电流与频率响应特性、并网特性数据的运行工况识别、机组状态评估、故障特征分析、运行控制代理模型训练和并网性能研究；存储与平台协同环节——支撑多</w:t>
      </w:r>
      <w:proofErr w:type="gramStart"/>
      <w:r w:rsidRPr="0012562D">
        <w:rPr>
          <w:rFonts w:ascii="华文仿宋" w:eastAsia="华文仿宋" w:hAnsi="华文仿宋" w:hint="default"/>
          <w:b w:val="0"/>
          <w:bCs/>
          <w:szCs w:val="28"/>
        </w:rPr>
        <w:t>源数据</w:t>
      </w:r>
      <w:proofErr w:type="gramEnd"/>
      <w:r w:rsidRPr="0012562D">
        <w:rPr>
          <w:rFonts w:ascii="华文仿宋" w:eastAsia="华文仿宋" w:hAnsi="华文仿宋" w:hint="default"/>
          <w:b w:val="0"/>
          <w:bCs/>
          <w:szCs w:val="28"/>
        </w:rPr>
        <w:t>以及代理模型训练过程数据、伴随仿真结果、轻量化大模型文件和分析结果的统一存储、分类管理和按需调用。</w:t>
      </w:r>
      <w:ins w:id="0" w:author="billy" w:date="2026-07-27T15:48:00Z" w16du:dateUtc="2026-07-27T07:48:00Z">
        <w:r w:rsidR="00A15E51">
          <w:rPr>
            <w:rFonts w:ascii="华文仿宋" w:eastAsia="华文仿宋" w:hAnsi="华文仿宋" w:hint="default"/>
            <w:b w:val="0"/>
            <w:bCs/>
            <w:szCs w:val="28"/>
          </w:rPr>
          <w:tab/>
        </w:r>
      </w:ins>
    </w:p>
    <w:p w14:paraId="1A04B820" w14:textId="77777777" w:rsidR="00AD00E9" w:rsidRPr="0012562D" w:rsidRDefault="00AD00E9" w:rsidP="00B56F20">
      <w:pPr>
        <w:pStyle w:val="a1"/>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5）交付环境应支持与两平台控制器的三类协同通道（试验数据高速通道、孪生反馈控制通道、运行控制指令通道）联调运行，并支持轻量化大模型的本地部署运行，初步形成“数据接入—分类存储—代理模型训练—伴随仿真联调—结果沉淀—平台协同运行—迭代更新”的运行机制。上述能力以硬件及随机集成组件的部署、联调和样例演示为交付标准，代理模型训练、伴随仿真联调和轻量化大模型开发等研究工作由采购人及相关课题承担。</w:t>
      </w:r>
    </w:p>
    <w:p w14:paraId="3C9B748F" w14:textId="77777777" w:rsidR="00AD00E9" w:rsidRPr="0012562D" w:rsidRDefault="00AD00E9" w:rsidP="00B56F20">
      <w:pPr>
        <w:pStyle w:val="a1"/>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（6）提交</w:t>
      </w:r>
      <w:proofErr w:type="gramStart"/>
      <w:r w:rsidRPr="0012562D">
        <w:rPr>
          <w:rFonts w:ascii="华文仿宋" w:eastAsia="华文仿宋" w:hAnsi="华文仿宋" w:hint="default"/>
          <w:b w:val="0"/>
          <w:bCs/>
          <w:szCs w:val="28"/>
        </w:rPr>
        <w:t>最终版设备</w:t>
      </w:r>
      <w:proofErr w:type="gramEnd"/>
      <w:r w:rsidRPr="0012562D">
        <w:rPr>
          <w:rFonts w:ascii="华文仿宋" w:eastAsia="华文仿宋" w:hAnsi="华文仿宋" w:hint="default"/>
          <w:b w:val="0"/>
          <w:bCs/>
          <w:szCs w:val="28"/>
        </w:rPr>
        <w:t>与部件清单、序列号清单、组网拓扑、IP与端口规划、账号权限清单、配置备份与恢复说明、操作维护手册、故障处理手册、原厂资料和</w:t>
      </w:r>
      <w:proofErr w:type="gramStart"/>
      <w:r w:rsidRPr="0012562D">
        <w:rPr>
          <w:rFonts w:ascii="华文仿宋" w:eastAsia="华文仿宋" w:hAnsi="华文仿宋" w:hint="default"/>
          <w:b w:val="0"/>
          <w:bCs/>
          <w:szCs w:val="28"/>
        </w:rPr>
        <w:t>质保</w:t>
      </w:r>
      <w:proofErr w:type="gramEnd"/>
      <w:r w:rsidRPr="0012562D">
        <w:rPr>
          <w:rFonts w:ascii="华文仿宋" w:eastAsia="华文仿宋" w:hAnsi="华文仿宋" w:hint="default"/>
          <w:b w:val="0"/>
          <w:bCs/>
          <w:szCs w:val="28"/>
        </w:rPr>
        <w:t>凭证。</w:t>
      </w:r>
    </w:p>
    <w:p w14:paraId="53E8D2D8" w14:textId="77777777" w:rsidR="00AD00E9" w:rsidRPr="0012562D" w:rsidRDefault="00AD00E9" w:rsidP="00B56F20">
      <w:pPr>
        <w:pStyle w:val="a1"/>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（7）提交测试方案、测试数据说明、测试工具或脚本、原始记</w:t>
      </w:r>
      <w:r w:rsidRPr="0012562D">
        <w:rPr>
          <w:rFonts w:ascii="华文仿宋" w:eastAsia="华文仿宋" w:hAnsi="华文仿宋" w:hint="default"/>
          <w:b w:val="0"/>
          <w:bCs/>
          <w:szCs w:val="28"/>
        </w:rPr>
        <w:lastRenderedPageBreak/>
        <w:t>录和验收报告，保证采购人可在相同条件下复现关键测试结果。</w:t>
      </w:r>
    </w:p>
    <w:p w14:paraId="7D0FA864" w14:textId="6F8A7CAB" w:rsidR="007667E5" w:rsidRPr="00970328" w:rsidRDefault="00813F08" w:rsidP="00B56F20">
      <w:pPr>
        <w:spacing w:line="360" w:lineRule="auto"/>
        <w:rPr>
          <w:rFonts w:ascii="华文仿宋" w:eastAsia="华文仿宋" w:hAnsi="华文仿宋" w:hint="default"/>
          <w:bCs/>
          <w:szCs w:val="28"/>
        </w:rPr>
      </w:pPr>
      <w:r w:rsidRPr="00970328">
        <w:rPr>
          <w:rFonts w:ascii="华文仿宋" w:eastAsia="华文仿宋" w:hAnsi="华文仿宋" w:hint="default"/>
          <w:bCs/>
          <w:szCs w:val="28"/>
        </w:rPr>
        <w:t>（8）按第4章人员要求完成现场技术培训，内容至少包括</w:t>
      </w:r>
      <w:proofErr w:type="gramStart"/>
      <w:r w:rsidRPr="00970328">
        <w:rPr>
          <w:rFonts w:ascii="华文仿宋" w:eastAsia="华文仿宋" w:hAnsi="华文仿宋" w:hint="default"/>
          <w:bCs/>
          <w:szCs w:val="28"/>
        </w:rPr>
        <w:t>日常启</w:t>
      </w:r>
      <w:proofErr w:type="gramEnd"/>
      <w:r w:rsidRPr="00970328">
        <w:rPr>
          <w:rFonts w:ascii="华文仿宋" w:eastAsia="华文仿宋" w:hAnsi="华文仿宋" w:hint="default"/>
          <w:bCs/>
          <w:szCs w:val="28"/>
        </w:rPr>
        <w:t>停、运行监控、任务提交、数据访问、告警处理、配置备份与恢复。</w:t>
      </w:r>
    </w:p>
    <w:p w14:paraId="5CBBF3D2" w14:textId="7C687915" w:rsidR="007667E5" w:rsidRPr="0012562D" w:rsidRDefault="00000000" w:rsidP="00B56F20">
      <w:pPr>
        <w:pStyle w:val="a1"/>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6.2验收</w:t>
      </w:r>
    </w:p>
    <w:p w14:paraId="3185A3EB" w14:textId="2EDD8EB1"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（1）采购人提供经双方确认的场地、机柜条件、供电和上联网络条件；投标人提供人员、工具、设备、配套附件和实施服务，完成全部交付范围。</w:t>
      </w:r>
    </w:p>
    <w:p w14:paraId="457B9E51" w14:textId="18607237" w:rsidR="00F0332F" w:rsidRDefault="00000000" w:rsidP="00E94C07">
      <w:pPr>
        <w:spacing w:line="360" w:lineRule="auto"/>
        <w:rPr>
          <w:rFonts w:ascii="华文仿宋" w:eastAsia="华文仿宋" w:hAnsi="华文仿宋" w:hint="default"/>
          <w:bCs/>
          <w:szCs w:val="28"/>
        </w:rPr>
      </w:pPr>
      <w:r w:rsidRPr="00970328">
        <w:rPr>
          <w:rFonts w:ascii="华文仿宋" w:eastAsia="华文仿宋" w:hAnsi="华文仿宋"/>
          <w:bCs/>
          <w:szCs w:val="28"/>
        </w:rPr>
        <w:t>（2）</w:t>
      </w:r>
      <w:proofErr w:type="gramStart"/>
      <w:r w:rsidR="00813F08" w:rsidRPr="00970328">
        <w:rPr>
          <w:rFonts w:ascii="华文仿宋" w:eastAsia="华文仿宋" w:hAnsi="华文仿宋" w:hint="default"/>
          <w:bCs/>
          <w:szCs w:val="28"/>
        </w:rPr>
        <w:t>验收按</w:t>
      </w:r>
      <w:proofErr w:type="gramEnd"/>
      <w:r w:rsidR="00813F08" w:rsidRPr="00970328">
        <w:rPr>
          <w:rFonts w:ascii="华文仿宋" w:eastAsia="华文仿宋" w:hAnsi="华文仿宋" w:hint="default"/>
          <w:bCs/>
          <w:szCs w:val="28"/>
        </w:rPr>
        <w:t>到货核验、安装调试、设备功能性测试和验收资料归档四个环节组织，最终验收覆盖下表项目。功能性测试以确认设备和集成环境的基础功能正常为目标，不开展定量指标测试；GPU算力、CPU性能、内存带宽、存储吞吐和网络带宽等定量指标以供货品牌型号的原厂标称值和投标承诺值为准。节点集成功能的验收，以采购人提供或双方确认的样例数据完成1次演示且流程可正常运行为合格，不以模型精度、训练效果或指标提升幅度作为判据；代理模型训练、伴随仿真联调和轻量化大模型开发等研究类工作不作为本项目验收内容。投标人须提供测试所需工具、样例、脚本和技术人员，具体测试口径以双方确认的测试方案为准</w:t>
      </w:r>
      <w:r w:rsidR="00F0332F" w:rsidRPr="00F0332F">
        <w:rPr>
          <w:rFonts w:ascii="华文仿宋" w:eastAsia="华文仿宋" w:hAnsi="华文仿宋" w:hint="default"/>
          <w:bCs/>
          <w:sz w:val="24"/>
          <w:szCs w:val="24"/>
        </w:rPr>
        <w:t>。</w:t>
      </w:r>
      <w:r w:rsidR="00E94C07" w:rsidRPr="00970328">
        <w:rPr>
          <w:rFonts w:ascii="华文仿宋" w:eastAsia="华文仿宋" w:hAnsi="华文仿宋"/>
          <w:bCs/>
          <w:szCs w:val="28"/>
        </w:rPr>
        <w:t xml:space="preserve"> </w:t>
      </w:r>
    </w:p>
    <w:tbl>
      <w:tblPr>
        <w:tblStyle w:val="TableGrid"/>
        <w:tblW w:w="0" w:type="auto"/>
        <w:tblLook w:val="04A0" w:firstRow="1" w:lastRow="0" w:firstColumn="1" w:lastColumn="0" w:noHBand="0" w:noVBand="1"/>
      </w:tblPr>
      <w:tblGrid>
        <w:gridCol w:w="2130"/>
        <w:gridCol w:w="2130"/>
        <w:gridCol w:w="2131"/>
        <w:gridCol w:w="2131"/>
      </w:tblGrid>
      <w:tr w:rsidR="00F0332F" w14:paraId="6A8F87C2" w14:textId="77777777" w:rsidTr="0012562D">
        <w:trPr>
          <w:tblHeader/>
        </w:trPr>
        <w:tc>
          <w:tcPr>
            <w:tcW w:w="2130" w:type="dxa"/>
            <w:shd w:val="clear" w:color="E7E6E6" w:fill="E7E6E6"/>
            <w:vAlign w:val="center"/>
          </w:tcPr>
          <w:p w14:paraId="04DF08A3" w14:textId="0C9BCC6A"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类别</w:t>
            </w:r>
          </w:p>
        </w:tc>
        <w:tc>
          <w:tcPr>
            <w:tcW w:w="2130" w:type="dxa"/>
            <w:shd w:val="clear" w:color="E7E6E6" w:fill="E7E6E6"/>
            <w:vAlign w:val="center"/>
          </w:tcPr>
          <w:p w14:paraId="7B5B17BF" w14:textId="4FFDAB2A"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验收项目</w:t>
            </w:r>
          </w:p>
        </w:tc>
        <w:tc>
          <w:tcPr>
            <w:tcW w:w="2131" w:type="dxa"/>
            <w:shd w:val="clear" w:color="E7E6E6" w:fill="E7E6E6"/>
            <w:vAlign w:val="center"/>
          </w:tcPr>
          <w:p w14:paraId="70AB05FA" w14:textId="519C4DFD"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主要方法</w:t>
            </w:r>
          </w:p>
        </w:tc>
        <w:tc>
          <w:tcPr>
            <w:tcW w:w="2131" w:type="dxa"/>
            <w:shd w:val="clear" w:color="E7E6E6" w:fill="E7E6E6"/>
            <w:vAlign w:val="center"/>
          </w:tcPr>
          <w:p w14:paraId="6C1130F1" w14:textId="7468B3AE"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合格判据</w:t>
            </w:r>
          </w:p>
        </w:tc>
      </w:tr>
      <w:tr w:rsidR="00F0332F" w14:paraId="3135DB89" w14:textId="77777777" w:rsidTr="0012562D">
        <w:tc>
          <w:tcPr>
            <w:tcW w:w="2130" w:type="dxa"/>
            <w:vAlign w:val="center"/>
          </w:tcPr>
          <w:p w14:paraId="1F580135" w14:textId="6FC21311"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到货</w:t>
            </w:r>
          </w:p>
        </w:tc>
        <w:tc>
          <w:tcPr>
            <w:tcW w:w="2130" w:type="dxa"/>
            <w:vAlign w:val="center"/>
          </w:tcPr>
          <w:p w14:paraId="0E331F08" w14:textId="036272EF"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数量、外观与附件</w:t>
            </w:r>
          </w:p>
        </w:tc>
        <w:tc>
          <w:tcPr>
            <w:tcW w:w="2131" w:type="dxa"/>
            <w:vAlign w:val="center"/>
          </w:tcPr>
          <w:p w14:paraId="5A3A220A" w14:textId="72DFE2C2"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清点设备、部件、序列号和附件，检查包装及外观。</w:t>
            </w:r>
          </w:p>
        </w:tc>
        <w:tc>
          <w:tcPr>
            <w:tcW w:w="2131" w:type="dxa"/>
            <w:vAlign w:val="center"/>
          </w:tcPr>
          <w:p w14:paraId="0338B2F4" w14:textId="120B2590"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7台节点（3台计算节点、4台存储节点）及供货清单内附件齐全，均为全</w:t>
            </w:r>
            <w:r w:rsidRPr="0012562D">
              <w:rPr>
                <w:rFonts w:ascii="华文仿宋" w:eastAsia="华文仿宋" w:hAnsi="华文仿宋" w:hint="default"/>
                <w:bCs/>
                <w:sz w:val="24"/>
                <w:szCs w:val="28"/>
              </w:rPr>
              <w:lastRenderedPageBreak/>
              <w:t>新设备，无损伤。</w:t>
            </w:r>
          </w:p>
        </w:tc>
      </w:tr>
      <w:tr w:rsidR="00F0332F" w14:paraId="4EFECC3B" w14:textId="77777777" w:rsidTr="0012562D">
        <w:tc>
          <w:tcPr>
            <w:tcW w:w="2130" w:type="dxa"/>
            <w:vAlign w:val="center"/>
          </w:tcPr>
          <w:p w14:paraId="7A33E6A4" w14:textId="50ACCD2B"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lastRenderedPageBreak/>
              <w:t>配置</w:t>
            </w:r>
          </w:p>
        </w:tc>
        <w:tc>
          <w:tcPr>
            <w:tcW w:w="2130" w:type="dxa"/>
            <w:vAlign w:val="center"/>
          </w:tcPr>
          <w:p w14:paraId="34242A8C" w14:textId="1047CBE2"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CPU、内存、磁盘、网卡、电源与管理功能</w:t>
            </w:r>
          </w:p>
        </w:tc>
        <w:tc>
          <w:tcPr>
            <w:tcW w:w="2131" w:type="dxa"/>
            <w:vAlign w:val="center"/>
          </w:tcPr>
          <w:p w14:paraId="6A811832" w14:textId="2D6547BD"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结合原厂资料、序列号、带外管理和操作系统识别信息逐项核验。</w:t>
            </w:r>
          </w:p>
        </w:tc>
        <w:tc>
          <w:tcPr>
            <w:tcW w:w="2131" w:type="dxa"/>
            <w:vAlign w:val="center"/>
          </w:tcPr>
          <w:p w14:paraId="758A201C" w14:textId="217DDEB3"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数量、型号和参数满足第3节配置表；系统盘冗余、电源冗余及带外管理正常。</w:t>
            </w:r>
          </w:p>
        </w:tc>
      </w:tr>
      <w:tr w:rsidR="00F0332F" w14:paraId="54E2AF4E" w14:textId="77777777" w:rsidTr="0012562D">
        <w:tc>
          <w:tcPr>
            <w:tcW w:w="2130" w:type="dxa"/>
            <w:vAlign w:val="center"/>
          </w:tcPr>
          <w:p w14:paraId="1FEDC93B" w14:textId="74D545FA"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GPU</w:t>
            </w:r>
          </w:p>
        </w:tc>
        <w:tc>
          <w:tcPr>
            <w:tcW w:w="2130" w:type="dxa"/>
            <w:vAlign w:val="center"/>
          </w:tcPr>
          <w:p w14:paraId="004D8F17" w14:textId="34EA7691"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数量、显存与型号一致性</w:t>
            </w:r>
          </w:p>
        </w:tc>
        <w:tc>
          <w:tcPr>
            <w:tcW w:w="2131" w:type="dxa"/>
            <w:vAlign w:val="center"/>
          </w:tcPr>
          <w:p w14:paraId="3A7710BD" w14:textId="21D35E23"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核验原厂规格资料，并通过系统识别工具确认。</w:t>
            </w:r>
          </w:p>
        </w:tc>
        <w:tc>
          <w:tcPr>
            <w:tcW w:w="2131" w:type="dxa"/>
            <w:vAlign w:val="center"/>
          </w:tcPr>
          <w:p w14:paraId="04CA0306" w14:textId="44CF26CD"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每台计算节点8卡、单卡显存≥64GB，型号与投标响应一致且无掉卡；</w:t>
            </w:r>
            <w:proofErr w:type="gramStart"/>
            <w:r w:rsidRPr="0012562D">
              <w:rPr>
                <w:rFonts w:ascii="华文仿宋" w:eastAsia="华文仿宋" w:hAnsi="华文仿宋" w:hint="default"/>
                <w:bCs/>
                <w:sz w:val="24"/>
                <w:szCs w:val="28"/>
              </w:rPr>
              <w:t>算力以</w:t>
            </w:r>
            <w:proofErr w:type="gramEnd"/>
            <w:r w:rsidRPr="0012562D">
              <w:rPr>
                <w:rFonts w:ascii="华文仿宋" w:eastAsia="华文仿宋" w:hAnsi="华文仿宋" w:hint="default"/>
                <w:bCs/>
                <w:sz w:val="24"/>
                <w:szCs w:val="28"/>
              </w:rPr>
              <w:t>原厂标称值为准。</w:t>
            </w:r>
          </w:p>
        </w:tc>
      </w:tr>
      <w:tr w:rsidR="00F0332F" w14:paraId="0FF42C39" w14:textId="77777777" w:rsidTr="0012562D">
        <w:tc>
          <w:tcPr>
            <w:tcW w:w="2130" w:type="dxa"/>
            <w:vAlign w:val="center"/>
          </w:tcPr>
          <w:p w14:paraId="176C3109" w14:textId="5A106841"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网络</w:t>
            </w:r>
          </w:p>
        </w:tc>
        <w:tc>
          <w:tcPr>
            <w:tcW w:w="2130" w:type="dxa"/>
            <w:vAlign w:val="center"/>
          </w:tcPr>
          <w:p w14:paraId="2CA1D6C0" w14:textId="427C6107"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端口配置与节点互联</w:t>
            </w:r>
          </w:p>
        </w:tc>
        <w:tc>
          <w:tcPr>
            <w:tcW w:w="2131" w:type="dxa"/>
            <w:vAlign w:val="center"/>
          </w:tcPr>
          <w:p w14:paraId="57B84B3B" w14:textId="38A31419"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核验端口、光模块和链路速率，开展端到端连通测试。</w:t>
            </w:r>
          </w:p>
        </w:tc>
        <w:tc>
          <w:tcPr>
            <w:tcW w:w="2131" w:type="dxa"/>
            <w:vAlign w:val="center"/>
          </w:tcPr>
          <w:p w14:paraId="542AFB36" w14:textId="6346D2A7"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端口数量和速率满足配置；100G链路连通稳定，节点互联满足组网方案。</w:t>
            </w:r>
          </w:p>
        </w:tc>
      </w:tr>
      <w:tr w:rsidR="00F0332F" w14:paraId="1570F5A3" w14:textId="77777777" w:rsidTr="0012562D">
        <w:tc>
          <w:tcPr>
            <w:tcW w:w="2130" w:type="dxa"/>
            <w:vAlign w:val="center"/>
          </w:tcPr>
          <w:p w14:paraId="255145E0" w14:textId="2F0C4D20"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数据处理</w:t>
            </w:r>
          </w:p>
        </w:tc>
        <w:tc>
          <w:tcPr>
            <w:tcW w:w="2130" w:type="dxa"/>
            <w:vAlign w:val="center"/>
          </w:tcPr>
          <w:p w14:paraId="39F25A92" w14:textId="05F79327"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基础数据读写与查询功能</w:t>
            </w:r>
          </w:p>
        </w:tc>
        <w:tc>
          <w:tcPr>
            <w:tcW w:w="2131" w:type="dxa"/>
            <w:vAlign w:val="center"/>
          </w:tcPr>
          <w:p w14:paraId="218975B9" w14:textId="05D5006F"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完成数据写入、查询等基础功能验证。</w:t>
            </w:r>
          </w:p>
        </w:tc>
        <w:tc>
          <w:tcPr>
            <w:tcW w:w="2131" w:type="dxa"/>
            <w:vAlign w:val="center"/>
          </w:tcPr>
          <w:p w14:paraId="3175F627" w14:textId="577E5DD1"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基础功能正常；定量性能指标以原厂标称值和投标承诺值为准，</w:t>
            </w:r>
            <w:proofErr w:type="gramStart"/>
            <w:r w:rsidRPr="0012562D">
              <w:rPr>
                <w:rFonts w:ascii="华文仿宋" w:eastAsia="华文仿宋" w:hAnsi="华文仿宋" w:hint="default"/>
                <w:bCs/>
                <w:sz w:val="24"/>
                <w:szCs w:val="28"/>
              </w:rPr>
              <w:t>不</w:t>
            </w:r>
            <w:proofErr w:type="gramEnd"/>
            <w:r w:rsidRPr="0012562D">
              <w:rPr>
                <w:rFonts w:ascii="华文仿宋" w:eastAsia="华文仿宋" w:hAnsi="华文仿宋" w:hint="default"/>
                <w:bCs/>
                <w:sz w:val="24"/>
                <w:szCs w:val="28"/>
              </w:rPr>
              <w:t>另</w:t>
            </w:r>
            <w:r w:rsidRPr="0012562D">
              <w:rPr>
                <w:rFonts w:ascii="华文仿宋" w:eastAsia="华文仿宋" w:hAnsi="华文仿宋" w:hint="default"/>
                <w:bCs/>
                <w:sz w:val="24"/>
                <w:szCs w:val="28"/>
              </w:rPr>
              <w:lastRenderedPageBreak/>
              <w:t>行定量测试。</w:t>
            </w:r>
          </w:p>
        </w:tc>
      </w:tr>
      <w:tr w:rsidR="00F0332F" w14:paraId="15893FCB" w14:textId="77777777" w:rsidTr="0012562D">
        <w:tc>
          <w:tcPr>
            <w:tcW w:w="2130" w:type="dxa"/>
            <w:vAlign w:val="center"/>
          </w:tcPr>
          <w:p w14:paraId="298C1BEC" w14:textId="25E1FD4F"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lastRenderedPageBreak/>
              <w:t>训练节点</w:t>
            </w:r>
          </w:p>
        </w:tc>
        <w:tc>
          <w:tcPr>
            <w:tcW w:w="2130" w:type="dxa"/>
            <w:vAlign w:val="center"/>
          </w:tcPr>
          <w:p w14:paraId="7F17FEED" w14:textId="69BF8621"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数据处理与分布式训练</w:t>
            </w:r>
          </w:p>
        </w:tc>
        <w:tc>
          <w:tcPr>
            <w:tcW w:w="2131" w:type="dxa"/>
            <w:vAlign w:val="center"/>
          </w:tcPr>
          <w:p w14:paraId="569BD444" w14:textId="7389964C"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使用双方确认的样</w:t>
            </w:r>
            <w:proofErr w:type="gramStart"/>
            <w:r w:rsidRPr="0012562D">
              <w:rPr>
                <w:rFonts w:ascii="华文仿宋" w:eastAsia="华文仿宋" w:hAnsi="华文仿宋" w:hint="default"/>
                <w:bCs/>
                <w:sz w:val="24"/>
                <w:szCs w:val="28"/>
              </w:rPr>
              <w:t>例数据</w:t>
            </w:r>
            <w:proofErr w:type="gramEnd"/>
            <w:r w:rsidRPr="0012562D">
              <w:rPr>
                <w:rFonts w:ascii="华文仿宋" w:eastAsia="华文仿宋" w:hAnsi="华文仿宋" w:hint="default"/>
                <w:bCs/>
                <w:sz w:val="24"/>
                <w:szCs w:val="28"/>
              </w:rPr>
              <w:t>演示数据处理、样本生成及多机多卡训练。</w:t>
            </w:r>
          </w:p>
        </w:tc>
        <w:tc>
          <w:tcPr>
            <w:tcW w:w="2131" w:type="dxa"/>
            <w:vAlign w:val="center"/>
          </w:tcPr>
          <w:p w14:paraId="332B0C72" w14:textId="0057DA8C"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样例流程可正常运行并输出结果，多机多卡训练任务可正常启动并完成。</w:t>
            </w:r>
          </w:p>
        </w:tc>
      </w:tr>
      <w:tr w:rsidR="00F0332F" w14:paraId="02CA5F80" w14:textId="77777777" w:rsidTr="0012562D">
        <w:tc>
          <w:tcPr>
            <w:tcW w:w="2130" w:type="dxa"/>
            <w:vAlign w:val="center"/>
          </w:tcPr>
          <w:p w14:paraId="4D610212" w14:textId="4567E6EE"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运行节点</w:t>
            </w:r>
          </w:p>
        </w:tc>
        <w:tc>
          <w:tcPr>
            <w:tcW w:w="2130" w:type="dxa"/>
            <w:vAlign w:val="center"/>
          </w:tcPr>
          <w:p w14:paraId="1D9956A4" w14:textId="3E130989"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推理服务部署与调用</w:t>
            </w:r>
          </w:p>
        </w:tc>
        <w:tc>
          <w:tcPr>
            <w:tcW w:w="2131" w:type="dxa"/>
            <w:vAlign w:val="center"/>
          </w:tcPr>
          <w:p w14:paraId="1E9D8CD9" w14:textId="7B61A329"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使用样例模型和任务完成部署与调用演示。</w:t>
            </w:r>
          </w:p>
        </w:tc>
        <w:tc>
          <w:tcPr>
            <w:tcW w:w="2131" w:type="dxa"/>
            <w:vAlign w:val="center"/>
          </w:tcPr>
          <w:p w14:paraId="1D312E4F" w14:textId="6BBD464A"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样</w:t>
            </w:r>
            <w:proofErr w:type="gramStart"/>
            <w:r w:rsidRPr="0012562D">
              <w:rPr>
                <w:rFonts w:ascii="华文仿宋" w:eastAsia="华文仿宋" w:hAnsi="华文仿宋" w:hint="default"/>
                <w:bCs/>
                <w:sz w:val="24"/>
                <w:szCs w:val="28"/>
              </w:rPr>
              <w:t>例部署</w:t>
            </w:r>
            <w:proofErr w:type="gramEnd"/>
            <w:r w:rsidRPr="0012562D">
              <w:rPr>
                <w:rFonts w:ascii="华文仿宋" w:eastAsia="华文仿宋" w:hAnsi="华文仿宋" w:hint="default"/>
                <w:bCs/>
                <w:sz w:val="24"/>
                <w:szCs w:val="28"/>
              </w:rPr>
              <w:t>和调用可在交付硬件和采购人内</w:t>
            </w:r>
            <w:proofErr w:type="gramStart"/>
            <w:r w:rsidRPr="0012562D">
              <w:rPr>
                <w:rFonts w:ascii="华文仿宋" w:eastAsia="华文仿宋" w:hAnsi="华文仿宋" w:hint="default"/>
                <w:bCs/>
                <w:sz w:val="24"/>
                <w:szCs w:val="28"/>
              </w:rPr>
              <w:t>网环境</w:t>
            </w:r>
            <w:proofErr w:type="gramEnd"/>
            <w:r w:rsidRPr="0012562D">
              <w:rPr>
                <w:rFonts w:ascii="华文仿宋" w:eastAsia="华文仿宋" w:hAnsi="华文仿宋" w:hint="default"/>
                <w:bCs/>
                <w:sz w:val="24"/>
                <w:szCs w:val="28"/>
              </w:rPr>
              <w:t>正常运行，日志可查询。</w:t>
            </w:r>
          </w:p>
        </w:tc>
      </w:tr>
      <w:tr w:rsidR="00F0332F" w14:paraId="7ABAA5FD" w14:textId="77777777" w:rsidTr="0012562D">
        <w:tc>
          <w:tcPr>
            <w:tcW w:w="2130" w:type="dxa"/>
            <w:vAlign w:val="center"/>
          </w:tcPr>
          <w:p w14:paraId="28BE59F7" w14:textId="573E8263"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存储</w:t>
            </w:r>
          </w:p>
        </w:tc>
        <w:tc>
          <w:tcPr>
            <w:tcW w:w="2130" w:type="dxa"/>
            <w:vAlign w:val="center"/>
          </w:tcPr>
          <w:p w14:paraId="298E0F82" w14:textId="141CF366"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容量、访问与冗余</w:t>
            </w:r>
          </w:p>
        </w:tc>
        <w:tc>
          <w:tcPr>
            <w:tcW w:w="2131" w:type="dxa"/>
            <w:vAlign w:val="center"/>
          </w:tcPr>
          <w:p w14:paraId="49F5B03D" w14:textId="35B244F4"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核验磁盘与容量，测试客户端读写，并模拟单盘故障。</w:t>
            </w:r>
          </w:p>
        </w:tc>
        <w:tc>
          <w:tcPr>
            <w:tcW w:w="2131" w:type="dxa"/>
            <w:vAlign w:val="center"/>
          </w:tcPr>
          <w:p w14:paraId="7176EEF8" w14:textId="130C27A0"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集群原始数据盘容量满足第3.5节配置；客户端可正常读写；单盘故障不丢数据且服务不中断。</w:t>
            </w:r>
          </w:p>
        </w:tc>
      </w:tr>
      <w:tr w:rsidR="00F0332F" w14:paraId="51CB2FD3" w14:textId="77777777" w:rsidTr="0012562D">
        <w:tc>
          <w:tcPr>
            <w:tcW w:w="2130" w:type="dxa"/>
            <w:vAlign w:val="center"/>
          </w:tcPr>
          <w:p w14:paraId="657ECB87" w14:textId="5458D694"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稳定性</w:t>
            </w:r>
          </w:p>
        </w:tc>
        <w:tc>
          <w:tcPr>
            <w:tcW w:w="2130" w:type="dxa"/>
            <w:vAlign w:val="center"/>
          </w:tcPr>
          <w:p w14:paraId="4C52D42E" w14:textId="6F2CC11B"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连续运行与告警</w:t>
            </w:r>
          </w:p>
        </w:tc>
        <w:tc>
          <w:tcPr>
            <w:tcW w:w="2131" w:type="dxa"/>
            <w:vAlign w:val="center"/>
          </w:tcPr>
          <w:p w14:paraId="20A2D642" w14:textId="22F924BE"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在代表性训练、读写或推理负载下连续运行不少于24小时。</w:t>
            </w:r>
          </w:p>
        </w:tc>
        <w:tc>
          <w:tcPr>
            <w:tcW w:w="2131" w:type="dxa"/>
            <w:vAlign w:val="center"/>
          </w:tcPr>
          <w:p w14:paraId="22026AE2" w14:textId="4B035148"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无非计划停机、</w:t>
            </w:r>
            <w:proofErr w:type="gramStart"/>
            <w:r w:rsidRPr="0012562D">
              <w:rPr>
                <w:rFonts w:ascii="华文仿宋" w:eastAsia="华文仿宋" w:hAnsi="华文仿宋" w:hint="default"/>
                <w:bCs/>
                <w:sz w:val="24"/>
                <w:szCs w:val="28"/>
              </w:rPr>
              <w:t>掉卡或</w:t>
            </w:r>
            <w:proofErr w:type="gramEnd"/>
            <w:r w:rsidRPr="0012562D">
              <w:rPr>
                <w:rFonts w:ascii="华文仿宋" w:eastAsia="华文仿宋" w:hAnsi="华文仿宋" w:hint="default"/>
                <w:bCs/>
                <w:sz w:val="24"/>
                <w:szCs w:val="28"/>
              </w:rPr>
              <w:t>未恢复的严重告警；监控和日志正常。</w:t>
            </w:r>
          </w:p>
        </w:tc>
      </w:tr>
      <w:tr w:rsidR="00F0332F" w14:paraId="167B2088" w14:textId="77777777" w:rsidTr="0012562D">
        <w:tc>
          <w:tcPr>
            <w:tcW w:w="2130" w:type="dxa"/>
            <w:vAlign w:val="center"/>
          </w:tcPr>
          <w:p w14:paraId="7AF695AE" w14:textId="59522334"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lastRenderedPageBreak/>
              <w:t>资料培训</w:t>
            </w:r>
          </w:p>
        </w:tc>
        <w:tc>
          <w:tcPr>
            <w:tcW w:w="2130" w:type="dxa"/>
            <w:vAlign w:val="center"/>
          </w:tcPr>
          <w:p w14:paraId="60D920DB" w14:textId="3F1D58E2"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文档、配置备份与培训</w:t>
            </w:r>
          </w:p>
        </w:tc>
        <w:tc>
          <w:tcPr>
            <w:tcW w:w="2131" w:type="dxa"/>
            <w:vAlign w:val="center"/>
          </w:tcPr>
          <w:p w14:paraId="04CE5A16" w14:textId="63E7AB85"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检查交付文档并完成现场培训。</w:t>
            </w:r>
          </w:p>
        </w:tc>
        <w:tc>
          <w:tcPr>
            <w:tcW w:w="2131" w:type="dxa"/>
            <w:vAlign w:val="center"/>
          </w:tcPr>
          <w:p w14:paraId="7B62C060" w14:textId="49ABE9DA" w:rsidR="00F0332F" w:rsidRPr="0012562D" w:rsidRDefault="00F0332F" w:rsidP="0012562D">
            <w:pPr>
              <w:spacing w:line="360" w:lineRule="auto"/>
              <w:ind w:firstLineChars="0" w:firstLine="0"/>
              <w:jc w:val="center"/>
              <w:rPr>
                <w:rFonts w:ascii="华文仿宋" w:eastAsia="华文仿宋" w:hAnsi="华文仿宋" w:hint="default"/>
                <w:bCs/>
                <w:sz w:val="24"/>
                <w:szCs w:val="28"/>
              </w:rPr>
            </w:pPr>
            <w:r w:rsidRPr="0012562D">
              <w:rPr>
                <w:rFonts w:ascii="华文仿宋" w:eastAsia="华文仿宋" w:hAnsi="华文仿宋" w:hint="default"/>
                <w:bCs/>
                <w:sz w:val="24"/>
                <w:szCs w:val="28"/>
              </w:rPr>
              <w:t>第6.1节成果齐全，采购人可按文档完成基本操作和配置恢复。</w:t>
            </w:r>
          </w:p>
        </w:tc>
      </w:tr>
    </w:tbl>
    <w:p w14:paraId="0E7EEBCA" w14:textId="77777777" w:rsidR="007667E5" w:rsidRPr="0012562D" w:rsidRDefault="00000000" w:rsidP="00B56F20">
      <w:pPr>
        <w:pStyle w:val="a1"/>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6.3质量保证</w:t>
      </w:r>
    </w:p>
    <w:p w14:paraId="36284E92" w14:textId="39F437BD"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（1）质量保证期为项目通过最终验收并</w:t>
      </w:r>
      <w:r w:rsidR="00251216" w:rsidRPr="00970328">
        <w:rPr>
          <w:rFonts w:ascii="华文仿宋" w:eastAsia="华文仿宋" w:hAnsi="华文仿宋" w:hint="default"/>
          <w:bCs/>
          <w:szCs w:val="28"/>
        </w:rPr>
        <w:t>投运后36个月，质保服务应由设备原厂或原厂授权服务体系提供；投标人承诺质保期长于36个月的，按其承诺执行</w:t>
      </w:r>
      <w:r w:rsidRPr="00970328">
        <w:rPr>
          <w:rFonts w:ascii="华文仿宋" w:eastAsia="华文仿宋" w:hAnsi="华文仿宋"/>
          <w:bCs/>
          <w:szCs w:val="28"/>
        </w:rPr>
        <w:t>。</w:t>
      </w:r>
    </w:p>
    <w:p w14:paraId="435AF4A1" w14:textId="2FC7225B"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（2）质保期内</w:t>
      </w:r>
      <w:r w:rsidR="00251216" w:rsidRPr="00970328">
        <w:rPr>
          <w:rFonts w:ascii="华文仿宋" w:eastAsia="华文仿宋" w:hAnsi="华文仿宋" w:hint="default"/>
          <w:bCs/>
          <w:szCs w:val="28"/>
        </w:rPr>
        <w:t>按事件等级提供响应服务：一级事件（计算节点或存储集群整体</w:t>
      </w:r>
      <w:proofErr w:type="gramStart"/>
      <w:r w:rsidR="00251216" w:rsidRPr="00970328">
        <w:rPr>
          <w:rFonts w:ascii="华文仿宋" w:eastAsia="华文仿宋" w:hAnsi="华文仿宋" w:hint="default"/>
          <w:bCs/>
          <w:szCs w:val="28"/>
        </w:rPr>
        <w:t>不</w:t>
      </w:r>
      <w:proofErr w:type="gramEnd"/>
      <w:r w:rsidR="00251216" w:rsidRPr="00970328">
        <w:rPr>
          <w:rFonts w:ascii="华文仿宋" w:eastAsia="华文仿宋" w:hAnsi="华文仿宋" w:hint="default"/>
          <w:bCs/>
          <w:szCs w:val="28"/>
        </w:rPr>
        <w:t>可用、存在数据丢失风险）</w:t>
      </w:r>
      <w:r w:rsidRPr="00970328">
        <w:rPr>
          <w:rFonts w:ascii="华文仿宋" w:eastAsia="华文仿宋" w:hAnsi="华文仿宋"/>
          <w:bCs/>
          <w:szCs w:val="28"/>
        </w:rPr>
        <w:t>，接到</w:t>
      </w:r>
      <w:r w:rsidR="00251216" w:rsidRPr="00970328">
        <w:rPr>
          <w:rFonts w:ascii="华文仿宋" w:eastAsia="华文仿宋" w:hAnsi="华文仿宋" w:hint="default"/>
          <w:bCs/>
          <w:szCs w:val="28"/>
        </w:rPr>
        <w:t>通知后2小时内响应，24小时内到达</w:t>
      </w:r>
      <w:r w:rsidRPr="00970328">
        <w:rPr>
          <w:rFonts w:ascii="华文仿宋" w:eastAsia="华文仿宋" w:hAnsi="华文仿宋"/>
          <w:bCs/>
          <w:szCs w:val="28"/>
        </w:rPr>
        <w:t>现场</w:t>
      </w:r>
      <w:r w:rsidR="00251216" w:rsidRPr="00970328">
        <w:rPr>
          <w:rFonts w:ascii="华文仿宋" w:eastAsia="华文仿宋" w:hAnsi="华文仿宋" w:hint="default"/>
          <w:bCs/>
          <w:szCs w:val="28"/>
        </w:rPr>
        <w:t>或提供可用的临时处置方案；二级事件（单节点、单卡、单盘或链路故障，功能可降级使用），4小时内响</w:t>
      </w:r>
      <w:r w:rsidRPr="00970328">
        <w:rPr>
          <w:rFonts w:ascii="华文仿宋" w:eastAsia="华文仿宋" w:hAnsi="华文仿宋"/>
          <w:bCs/>
          <w:szCs w:val="28"/>
        </w:rPr>
        <w:t>应</w:t>
      </w:r>
      <w:r w:rsidR="00251216" w:rsidRPr="00970328">
        <w:rPr>
          <w:rFonts w:ascii="华文仿宋" w:eastAsia="华文仿宋" w:hAnsi="华文仿宋" w:hint="default"/>
          <w:bCs/>
          <w:szCs w:val="28"/>
        </w:rPr>
        <w:t>，</w:t>
      </w:r>
      <w:r w:rsidRPr="00970328">
        <w:rPr>
          <w:rFonts w:ascii="华文仿宋" w:eastAsia="华文仿宋" w:hAnsi="华文仿宋"/>
          <w:bCs/>
          <w:szCs w:val="28"/>
        </w:rPr>
        <w:t>48小时内到现场</w:t>
      </w:r>
      <w:r w:rsidR="00251216" w:rsidRPr="00970328">
        <w:rPr>
          <w:rFonts w:ascii="华文仿宋" w:eastAsia="华文仿宋" w:hAnsi="华文仿宋" w:hint="default"/>
          <w:bCs/>
          <w:szCs w:val="28"/>
        </w:rPr>
        <w:t>处理</w:t>
      </w:r>
      <w:r w:rsidRPr="00970328">
        <w:rPr>
          <w:rFonts w:ascii="华文仿宋" w:eastAsia="华文仿宋" w:hAnsi="华文仿宋"/>
          <w:bCs/>
          <w:szCs w:val="28"/>
        </w:rPr>
        <w:t>；</w:t>
      </w:r>
      <w:r w:rsidR="00251216" w:rsidRPr="00970328">
        <w:rPr>
          <w:rFonts w:ascii="华文仿宋" w:eastAsia="华文仿宋" w:hAnsi="华文仿宋" w:hint="default"/>
          <w:bCs/>
          <w:szCs w:val="28"/>
        </w:rPr>
        <w:t>三级事件（一般咨询、配置调整和不影响使用的告警），8小时内响应，5个工作日内处理完毕。</w:t>
      </w:r>
      <w:r w:rsidRPr="00970328">
        <w:rPr>
          <w:rFonts w:ascii="华文仿宋" w:eastAsia="华文仿宋" w:hAnsi="华文仿宋"/>
          <w:bCs/>
          <w:szCs w:val="28"/>
        </w:rPr>
        <w:t>到场前应及时提供远程诊断和处置建议</w:t>
      </w:r>
      <w:r w:rsidR="00251216" w:rsidRPr="00970328">
        <w:rPr>
          <w:rFonts w:ascii="华文仿宋" w:eastAsia="华文仿宋" w:hAnsi="华文仿宋" w:hint="default"/>
          <w:bCs/>
          <w:szCs w:val="28"/>
        </w:rPr>
        <w:t>；</w:t>
      </w:r>
      <w:r w:rsidR="00453422" w:rsidRPr="00970328">
        <w:rPr>
          <w:rFonts w:ascii="华文仿宋" w:eastAsia="华文仿宋" w:hAnsi="华文仿宋"/>
          <w:bCs/>
          <w:szCs w:val="28"/>
        </w:rPr>
        <w:t>投标</w:t>
      </w:r>
      <w:r w:rsidR="00251216" w:rsidRPr="00970328">
        <w:rPr>
          <w:rFonts w:ascii="华文仿宋" w:eastAsia="华文仿宋" w:hAnsi="华文仿宋" w:hint="default"/>
          <w:bCs/>
          <w:szCs w:val="28"/>
        </w:rPr>
        <w:t>人应在</w:t>
      </w:r>
      <w:r w:rsidR="00D23DF1" w:rsidRPr="00970328">
        <w:rPr>
          <w:rFonts w:ascii="华文仿宋" w:eastAsia="华文仿宋" w:hAnsi="华文仿宋"/>
          <w:bCs/>
          <w:szCs w:val="28"/>
        </w:rPr>
        <w:t>投标</w:t>
      </w:r>
      <w:r w:rsidR="00251216" w:rsidRPr="00970328">
        <w:rPr>
          <w:rFonts w:ascii="华文仿宋" w:eastAsia="华文仿宋" w:hAnsi="华文仿宋" w:hint="default"/>
          <w:bCs/>
          <w:szCs w:val="28"/>
        </w:rPr>
        <w:t>文件中说明关键部件的备件保障方案，备件到货和更换时间按原厂供货周期执行。</w:t>
      </w:r>
    </w:p>
    <w:p w14:paraId="1367AA2B"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（3）质保期内因设备或集成交付问题产生的备件、维修、更换、人工、差旅和功能维护费用由投标人承担。</w:t>
      </w:r>
      <w:proofErr w:type="gramStart"/>
      <w:r w:rsidRPr="00970328">
        <w:rPr>
          <w:rFonts w:ascii="华文仿宋" w:eastAsia="华文仿宋" w:hAnsi="华文仿宋"/>
          <w:bCs/>
          <w:szCs w:val="28"/>
        </w:rPr>
        <w:t>随设备</w:t>
      </w:r>
      <w:proofErr w:type="gramEnd"/>
      <w:r w:rsidRPr="00970328">
        <w:rPr>
          <w:rFonts w:ascii="华文仿宋" w:eastAsia="华文仿宋" w:hAnsi="华文仿宋"/>
          <w:bCs/>
          <w:szCs w:val="28"/>
        </w:rPr>
        <w:t>集成的必要组件不得在质保期内因授权到期停止运行。</w:t>
      </w:r>
    </w:p>
    <w:p w14:paraId="0AF7F9C2" w14:textId="77777777"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（4）维修、更换或升级不得造成采购人数据和配置丢失；实施前应完成必要备份，并在完成后恢复集群配置和业务能力。</w:t>
      </w:r>
    </w:p>
    <w:p w14:paraId="66353B8D" w14:textId="77777777" w:rsidR="007667E5" w:rsidRPr="0012562D" w:rsidRDefault="00000000" w:rsidP="00B56F20">
      <w:pPr>
        <w:pStyle w:val="a1"/>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lastRenderedPageBreak/>
        <w:t>6.4付款方式</w:t>
      </w:r>
    </w:p>
    <w:p w14:paraId="233A7348" w14:textId="470A73E2"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合同款项分为预付款、到货款、投运款和</w:t>
      </w:r>
      <w:proofErr w:type="gramStart"/>
      <w:r w:rsidRPr="00970328">
        <w:rPr>
          <w:rFonts w:ascii="华文仿宋" w:eastAsia="华文仿宋" w:hAnsi="华文仿宋"/>
          <w:bCs/>
          <w:szCs w:val="28"/>
        </w:rPr>
        <w:t>质保金</w:t>
      </w:r>
      <w:proofErr w:type="gramEnd"/>
      <w:r w:rsidRPr="00970328">
        <w:rPr>
          <w:rFonts w:ascii="华文仿宋" w:eastAsia="华文仿宋" w:hAnsi="华文仿宋"/>
          <w:bCs/>
          <w:szCs w:val="28"/>
        </w:rPr>
        <w:t>四项支付，支付比例为</w:t>
      </w:r>
      <w:r w:rsidR="00F0332F">
        <w:rPr>
          <w:rFonts w:ascii="华文仿宋" w:eastAsia="华文仿宋" w:hAnsi="华文仿宋" w:hint="default"/>
          <w:bCs/>
          <w:szCs w:val="28"/>
        </w:rPr>
        <w:t>10%：</w:t>
      </w:r>
      <w:r w:rsidR="00251216" w:rsidRPr="00970328">
        <w:rPr>
          <w:rFonts w:ascii="华文仿宋" w:eastAsia="华文仿宋" w:hAnsi="华文仿宋" w:hint="default"/>
          <w:bCs/>
          <w:szCs w:val="28"/>
        </w:rPr>
        <w:t>40%：40%：10%（</w:t>
      </w:r>
      <w:r w:rsidR="00F0332F" w:rsidRPr="00F0332F">
        <w:rPr>
          <w:rFonts w:ascii="华文仿宋" w:eastAsia="华文仿宋" w:hAnsi="华文仿宋" w:hint="default"/>
          <w:bCs/>
          <w:szCs w:val="28"/>
        </w:rPr>
        <w:t>即1：4：4：1</w:t>
      </w:r>
      <w:r w:rsidR="00E46330" w:rsidRPr="00970328">
        <w:rPr>
          <w:rFonts w:ascii="华文仿宋" w:eastAsia="华文仿宋" w:hAnsi="华文仿宋"/>
          <w:bCs/>
          <w:szCs w:val="28"/>
        </w:rPr>
        <w:t>）</w:t>
      </w:r>
      <w:r w:rsidRPr="00970328">
        <w:rPr>
          <w:rFonts w:ascii="华文仿宋" w:eastAsia="华文仿宋" w:hAnsi="华文仿宋"/>
          <w:bCs/>
          <w:szCs w:val="28"/>
        </w:rPr>
        <w:t>，具体以合同约定为准。</w:t>
      </w:r>
    </w:p>
    <w:p w14:paraId="14654995" w14:textId="77777777" w:rsidR="007667E5" w:rsidRPr="0012562D" w:rsidRDefault="00000000"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b w:val="0"/>
          <w:bCs/>
          <w:szCs w:val="28"/>
        </w:rPr>
        <w:t>7.知识产权归属</w:t>
      </w:r>
    </w:p>
    <w:p w14:paraId="0CC483FE" w14:textId="3253EB19" w:rsidR="007667E5" w:rsidRPr="00970328" w:rsidRDefault="00000000" w:rsidP="00B56F20">
      <w:pPr>
        <w:spacing w:line="360" w:lineRule="auto"/>
        <w:rPr>
          <w:rFonts w:ascii="华文仿宋" w:eastAsia="华文仿宋" w:hAnsi="华文仿宋" w:hint="default"/>
          <w:bCs/>
          <w:szCs w:val="28"/>
        </w:rPr>
      </w:pPr>
      <w:r w:rsidRPr="00970328">
        <w:rPr>
          <w:rFonts w:ascii="华文仿宋" w:eastAsia="华文仿宋" w:hAnsi="华文仿宋"/>
          <w:bCs/>
          <w:szCs w:val="28"/>
        </w:rPr>
        <w:t>知识产权</w:t>
      </w:r>
      <w:proofErr w:type="gramStart"/>
      <w:r w:rsidRPr="00970328">
        <w:rPr>
          <w:rFonts w:ascii="华文仿宋" w:eastAsia="华文仿宋" w:hAnsi="华文仿宋"/>
          <w:bCs/>
          <w:szCs w:val="28"/>
        </w:rPr>
        <w:t>归属见</w:t>
      </w:r>
      <w:proofErr w:type="gramEnd"/>
      <w:r w:rsidRPr="00970328">
        <w:rPr>
          <w:rFonts w:ascii="华文仿宋" w:eastAsia="华文仿宋" w:hAnsi="华文仿宋"/>
          <w:bCs/>
          <w:szCs w:val="28"/>
        </w:rPr>
        <w:t>招标文件合同章节相关条款。投标人应保证</w:t>
      </w:r>
      <w:proofErr w:type="gramStart"/>
      <w:r w:rsidRPr="00970328">
        <w:rPr>
          <w:rFonts w:ascii="华文仿宋" w:eastAsia="华文仿宋" w:hAnsi="华文仿宋"/>
          <w:bCs/>
          <w:szCs w:val="28"/>
        </w:rPr>
        <w:t>随设备</w:t>
      </w:r>
      <w:proofErr w:type="gramEnd"/>
      <w:r w:rsidRPr="00970328">
        <w:rPr>
          <w:rFonts w:ascii="华文仿宋" w:eastAsia="华文仿宋" w:hAnsi="华文仿宋"/>
          <w:bCs/>
          <w:szCs w:val="28"/>
        </w:rPr>
        <w:t>交付的固件、驱动、管理与运行组件来源合法</w:t>
      </w:r>
      <w:r w:rsidR="00251216" w:rsidRPr="00970328">
        <w:rPr>
          <w:rFonts w:ascii="华文仿宋" w:eastAsia="华文仿宋" w:hAnsi="华文仿宋" w:hint="default"/>
          <w:bCs/>
          <w:szCs w:val="28"/>
        </w:rPr>
        <w:t>、授权完整</w:t>
      </w:r>
      <w:r w:rsidRPr="00970328">
        <w:rPr>
          <w:rFonts w:ascii="华文仿宋" w:eastAsia="华文仿宋" w:hAnsi="华文仿宋"/>
          <w:bCs/>
          <w:szCs w:val="28"/>
        </w:rPr>
        <w:t>，</w:t>
      </w:r>
      <w:r w:rsidR="00251216" w:rsidRPr="00970328">
        <w:rPr>
          <w:rFonts w:ascii="华文仿宋" w:eastAsia="华文仿宋" w:hAnsi="华文仿宋" w:hint="default"/>
          <w:bCs/>
          <w:szCs w:val="28"/>
        </w:rPr>
        <w:t>其中包含的开源组件应符合相应开源许可要求；</w:t>
      </w:r>
      <w:r w:rsidRPr="00970328">
        <w:rPr>
          <w:rFonts w:ascii="华文仿宋" w:eastAsia="华文仿宋" w:hAnsi="华文仿宋"/>
          <w:bCs/>
          <w:szCs w:val="28"/>
        </w:rPr>
        <w:t>采购人在本项目范围内持续使用不受未披露的期限</w:t>
      </w:r>
      <w:r w:rsidR="00251216" w:rsidRPr="00970328">
        <w:rPr>
          <w:rFonts w:ascii="华文仿宋" w:eastAsia="华文仿宋" w:hAnsi="华文仿宋" w:hint="default"/>
          <w:bCs/>
          <w:szCs w:val="28"/>
        </w:rPr>
        <w:t>、数量</w:t>
      </w:r>
      <w:r w:rsidRPr="00970328">
        <w:rPr>
          <w:rFonts w:ascii="华文仿宋" w:eastAsia="华文仿宋" w:hAnsi="华文仿宋"/>
          <w:bCs/>
          <w:szCs w:val="28"/>
        </w:rPr>
        <w:t>或费用限制</w:t>
      </w:r>
      <w:r w:rsidR="00251216" w:rsidRPr="00970328">
        <w:rPr>
          <w:rFonts w:ascii="华文仿宋" w:eastAsia="华文仿宋" w:hAnsi="华文仿宋" w:hint="default"/>
          <w:bCs/>
          <w:szCs w:val="28"/>
        </w:rPr>
        <w:t>。采购人利用交付环境自行开展数据治理、代理模型训练和分析形成的数据、模型和成果</w:t>
      </w:r>
      <w:r w:rsidRPr="00970328">
        <w:rPr>
          <w:rFonts w:ascii="华文仿宋" w:eastAsia="华文仿宋" w:hAnsi="华文仿宋"/>
          <w:bCs/>
          <w:szCs w:val="28"/>
        </w:rPr>
        <w:t>，</w:t>
      </w:r>
      <w:r w:rsidR="00251216" w:rsidRPr="00970328">
        <w:rPr>
          <w:rFonts w:ascii="华文仿宋" w:eastAsia="华文仿宋" w:hAnsi="华文仿宋" w:hint="default"/>
          <w:bCs/>
          <w:szCs w:val="28"/>
        </w:rPr>
        <w:t>其知识产权均归采购人所有，投标人不得用于本项目以外的用途或对外披露。投标人应</w:t>
      </w:r>
      <w:r w:rsidRPr="00970328">
        <w:rPr>
          <w:rFonts w:ascii="华文仿宋" w:eastAsia="华文仿宋" w:hAnsi="华文仿宋"/>
          <w:bCs/>
          <w:szCs w:val="28"/>
        </w:rPr>
        <w:t>保证交付成果不侵犯第三方合法权益</w:t>
      </w:r>
      <w:r w:rsidR="00251216" w:rsidRPr="00970328">
        <w:rPr>
          <w:rFonts w:ascii="华文仿宋" w:eastAsia="华文仿宋" w:hAnsi="华文仿宋" w:hint="default"/>
          <w:bCs/>
          <w:szCs w:val="28"/>
        </w:rPr>
        <w:t>；因第三方主张知识产权侵权导致采购人损失的，由投标人负责处理并承担相应责任和费用</w:t>
      </w:r>
      <w:r w:rsidRPr="00970328">
        <w:rPr>
          <w:rFonts w:ascii="华文仿宋" w:eastAsia="华文仿宋" w:hAnsi="华文仿宋"/>
          <w:bCs/>
          <w:szCs w:val="28"/>
        </w:rPr>
        <w:t>。</w:t>
      </w:r>
    </w:p>
    <w:p w14:paraId="1E969F4A" w14:textId="77777777" w:rsidR="00251216" w:rsidRPr="0012562D" w:rsidRDefault="00251216"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8.其他要求</w:t>
      </w:r>
    </w:p>
    <w:p w14:paraId="5474C7AD" w14:textId="77777777" w:rsidR="00251216" w:rsidRPr="0012562D" w:rsidRDefault="00251216"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1）本技术规范书中的功能定位、能力描述和应用场景说明用于说明建设方向和使用需求，不构成对定量性能指标或研究成效的承诺；投标响应和验收均以第3节硬件配置要求表、第6.2节验收内容和双方确认的测试方案为准。</w:t>
      </w:r>
    </w:p>
    <w:p w14:paraId="3D1EF1DD" w14:textId="77777777" w:rsidR="00251216" w:rsidRPr="0012562D" w:rsidRDefault="00251216"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（2）如招标文件其他条款与本技术规范书不一致，以招标文件最终发布版本及合同约定的解释顺序为准；涉及采购范围、技术指标和验收标准的，应在合同签订前完成书面澄清。对本规范的理解存在</w:t>
      </w:r>
      <w:r w:rsidRPr="0012562D">
        <w:rPr>
          <w:rFonts w:ascii="华文仿宋" w:eastAsia="华文仿宋" w:hAnsi="华文仿宋" w:hint="default"/>
          <w:b w:val="0"/>
          <w:bCs/>
          <w:szCs w:val="28"/>
        </w:rPr>
        <w:lastRenderedPageBreak/>
        <w:t>歧义时，以采购人在投标截止前出具的书面澄清意见为准。</w:t>
      </w:r>
    </w:p>
    <w:p w14:paraId="3C90A50F" w14:textId="77777777" w:rsidR="00251216" w:rsidRPr="0012562D" w:rsidRDefault="00251216"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（3）技术条款前加“★”号并黑体加粗突出显示的要求为</w:t>
      </w:r>
      <w:proofErr w:type="gramStart"/>
      <w:r w:rsidRPr="0012562D">
        <w:rPr>
          <w:rFonts w:ascii="华文仿宋" w:eastAsia="华文仿宋" w:hAnsi="华文仿宋" w:hint="default"/>
          <w:b w:val="0"/>
          <w:bCs/>
          <w:szCs w:val="28"/>
        </w:rPr>
        <w:t>技术废标条款</w:t>
      </w:r>
      <w:proofErr w:type="gramEnd"/>
      <w:r w:rsidRPr="0012562D">
        <w:rPr>
          <w:rFonts w:ascii="华文仿宋" w:eastAsia="华文仿宋" w:hAnsi="华文仿宋" w:hint="default"/>
          <w:b w:val="0"/>
          <w:bCs/>
          <w:szCs w:val="28"/>
        </w:rPr>
        <w:t>。投标文件不满足“★”号条款要求的，按招标文件规定处理。</w:t>
      </w:r>
    </w:p>
    <w:p w14:paraId="1E8757C0" w14:textId="5C8A2E61" w:rsidR="00251216" w:rsidRPr="0012562D" w:rsidRDefault="00251216"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（4）投标人应逐条、对应响应本规范，不得以“完全响应”“满足全部要求”等笼统表述替代逐条应答；响应内容应能与所投品牌型号的原厂资料相互印证。经核查存在虚假材料、伪造业绩或授权、</w:t>
      </w:r>
      <w:proofErr w:type="gramStart"/>
      <w:r w:rsidR="00F0332F" w:rsidRPr="00F0332F">
        <w:rPr>
          <w:rFonts w:ascii="华文仿宋" w:eastAsia="华文仿宋" w:hAnsi="华文仿宋" w:hint="default"/>
          <w:b w:val="0"/>
          <w:bCs/>
          <w:szCs w:val="28"/>
        </w:rPr>
        <w:t>隐瞒减配情形</w:t>
      </w:r>
      <w:proofErr w:type="gramEnd"/>
      <w:r w:rsidR="00F0332F" w:rsidRPr="00F0332F">
        <w:rPr>
          <w:rFonts w:ascii="华文仿宋" w:eastAsia="华文仿宋" w:hAnsi="华文仿宋" w:hint="default"/>
          <w:b w:val="0"/>
          <w:bCs/>
          <w:szCs w:val="28"/>
        </w:rPr>
        <w:t>的</w:t>
      </w:r>
      <w:r w:rsidRPr="0012562D">
        <w:rPr>
          <w:rFonts w:ascii="华文仿宋" w:eastAsia="华文仿宋" w:hAnsi="华文仿宋" w:hint="default"/>
          <w:b w:val="0"/>
          <w:bCs/>
          <w:szCs w:val="28"/>
        </w:rPr>
        <w:t>，按招标文件规定否决其投标。</w:t>
      </w:r>
    </w:p>
    <w:p w14:paraId="6D4A4A5C" w14:textId="77777777" w:rsidR="00251216" w:rsidRPr="0012562D" w:rsidRDefault="00251216"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（5）不同投标人之间不得存在法定代表人相同、相互控股或管理关系，不得提交内容明显雷同的技术方案或报价文件；出现上述情形的，按招标文件关于串通投标的规定处理。</w:t>
      </w:r>
    </w:p>
    <w:p w14:paraId="40D17997" w14:textId="77777777" w:rsidR="00251216" w:rsidRPr="0012562D" w:rsidRDefault="00251216"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（6）投标人应自行核实机房、机柜、供电、网络和运输通道等现场条件（必要时申请踏勘），不得在中标后以未掌握现场情况、设备尺寸或功耗不匹配等理由要求增加合同价款或延长工期。</w:t>
      </w:r>
    </w:p>
    <w:p w14:paraId="0A7B6DCB" w14:textId="77777777" w:rsidR="00251216" w:rsidRPr="0012562D" w:rsidRDefault="00251216"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t>（7）因采购人未按约定时间提供场地、供电、网络、平台接口、样</w:t>
      </w:r>
      <w:proofErr w:type="gramStart"/>
      <w:r w:rsidRPr="0012562D">
        <w:rPr>
          <w:rFonts w:ascii="华文仿宋" w:eastAsia="华文仿宋" w:hAnsi="华文仿宋" w:hint="default"/>
          <w:b w:val="0"/>
          <w:bCs/>
          <w:szCs w:val="28"/>
        </w:rPr>
        <w:t>例数据</w:t>
      </w:r>
      <w:proofErr w:type="gramEnd"/>
      <w:r w:rsidRPr="0012562D">
        <w:rPr>
          <w:rFonts w:ascii="华文仿宋" w:eastAsia="华文仿宋" w:hAnsi="华文仿宋" w:hint="default"/>
          <w:b w:val="0"/>
          <w:bCs/>
          <w:szCs w:val="28"/>
        </w:rPr>
        <w:t>或配合人员，导致安装、联调或验收延期的，双方书面顺延相应工期，不视为任何一方违约；采购人及相关课题自行开展的研究工作进度，不作为本项目验收和结算的前置条件。</w:t>
      </w:r>
    </w:p>
    <w:p w14:paraId="0FFCB6CF" w14:textId="3644939E" w:rsidR="007667E5" w:rsidRPr="00970328" w:rsidRDefault="00251216" w:rsidP="00B56F20">
      <w:pPr>
        <w:spacing w:line="360" w:lineRule="auto"/>
        <w:rPr>
          <w:rFonts w:ascii="华文仿宋" w:eastAsia="华文仿宋" w:hAnsi="华文仿宋" w:hint="default"/>
          <w:bCs/>
          <w:szCs w:val="28"/>
        </w:rPr>
      </w:pPr>
      <w:r w:rsidRPr="00970328">
        <w:rPr>
          <w:rFonts w:ascii="华文仿宋" w:eastAsia="华文仿宋" w:hAnsi="华文仿宋" w:hint="default"/>
          <w:bCs/>
          <w:szCs w:val="28"/>
        </w:rPr>
        <w:t>（8）投标人对采购人提供的数据、资料和现场信息承担保密义务；未经采购人书面许可，不得复制、外传或用于本项目以外的用途。</w:t>
      </w:r>
    </w:p>
    <w:p w14:paraId="1F35470D" w14:textId="77777777" w:rsidR="00251216" w:rsidRPr="0012562D" w:rsidRDefault="00251216" w:rsidP="00B56F20">
      <w:pPr>
        <w:pStyle w:val="a0"/>
        <w:spacing w:line="360" w:lineRule="auto"/>
        <w:rPr>
          <w:rFonts w:ascii="华文仿宋" w:eastAsia="华文仿宋" w:hAnsi="华文仿宋" w:hint="default"/>
          <w:b w:val="0"/>
          <w:bCs/>
          <w:szCs w:val="28"/>
        </w:rPr>
      </w:pPr>
      <w:r w:rsidRPr="0012562D">
        <w:rPr>
          <w:rFonts w:ascii="华文仿宋" w:eastAsia="华文仿宋" w:hAnsi="华文仿宋" w:hint="default"/>
          <w:b w:val="0"/>
          <w:bCs/>
          <w:szCs w:val="28"/>
        </w:rPr>
        <w:lastRenderedPageBreak/>
        <w:t>9.附件</w:t>
      </w:r>
    </w:p>
    <w:p w14:paraId="6377619E" w14:textId="501498C3" w:rsidR="007667E5" w:rsidRPr="00970328" w:rsidRDefault="00251216" w:rsidP="00B56F20">
      <w:pPr>
        <w:spacing w:line="360" w:lineRule="auto"/>
        <w:rPr>
          <w:rFonts w:ascii="华文仿宋" w:eastAsia="华文仿宋" w:hAnsi="华文仿宋" w:hint="default"/>
          <w:bCs/>
          <w:szCs w:val="28"/>
        </w:rPr>
      </w:pPr>
      <w:r w:rsidRPr="00970328">
        <w:rPr>
          <w:rFonts w:ascii="华文仿宋" w:eastAsia="华文仿宋" w:hAnsi="华文仿宋" w:hint="default"/>
          <w:bCs/>
          <w:szCs w:val="28"/>
        </w:rPr>
        <w:t>本技术规范书无单独附件。招标文件另有要求的，投标人按招标文件规定提交相应附件材料（如设备选型表、部件级配置清单、组网拓扑、业绩与授权文件、不减配交付与质量承诺书等）。</w:t>
      </w:r>
    </w:p>
    <w:sectPr w:rsidR="007667E5" w:rsidRPr="00970328">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C46ED" w14:textId="77777777" w:rsidR="00C80C16" w:rsidRDefault="00C80C16">
      <w:pPr>
        <w:spacing w:line="240" w:lineRule="auto"/>
        <w:rPr>
          <w:rFonts w:hint="default"/>
        </w:rPr>
      </w:pPr>
      <w:r>
        <w:separator/>
      </w:r>
    </w:p>
  </w:endnote>
  <w:endnote w:type="continuationSeparator" w:id="0">
    <w:p w14:paraId="009389EF" w14:textId="77777777" w:rsidR="00C80C16" w:rsidRDefault="00C80C16">
      <w:pPr>
        <w:spacing w:line="240" w:lineRule="auto"/>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angSong_GB2312">
    <w:altName w:val="仿宋_GB2312"/>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仿宋">
    <w:altName w:val="STFangsong"/>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3ADDF" w14:textId="77777777" w:rsidR="008B7381" w:rsidRDefault="008B7381">
    <w:pPr>
      <w:pStyle w:val="Footer"/>
      <w:ind w:firstLine="360"/>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300B2" w14:textId="77777777" w:rsidR="007667E5" w:rsidRDefault="00000000">
    <w:pPr>
      <w:spacing w:line="240" w:lineRule="auto"/>
      <w:jc w:val="center"/>
      <w:rPr>
        <w:rFonts w:hint="default"/>
      </w:rPr>
    </w:pPr>
    <w:r>
      <w:fldChar w:fldCharType="begin"/>
    </w:r>
    <w:r>
      <w:instrText xml:space="preserve"> PAGE </w:instrText>
    </w:r>
    <w:r>
      <w:fldChar w:fldCharType="separate"/>
    </w:r>
    <w:r>
      <w:rPr>
        <w:sz w:val="18"/>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42415" w14:textId="77777777" w:rsidR="008B7381" w:rsidRDefault="008B7381">
    <w:pPr>
      <w:pStyle w:val="Footer"/>
      <w:ind w:firstLine="360"/>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47566" w14:textId="77777777" w:rsidR="00C80C16" w:rsidRDefault="00C80C16">
      <w:pPr>
        <w:spacing w:line="240" w:lineRule="auto"/>
        <w:rPr>
          <w:rFonts w:hint="default"/>
        </w:rPr>
      </w:pPr>
      <w:r>
        <w:separator/>
      </w:r>
    </w:p>
  </w:footnote>
  <w:footnote w:type="continuationSeparator" w:id="0">
    <w:p w14:paraId="301ABB58" w14:textId="77777777" w:rsidR="00C80C16" w:rsidRDefault="00C80C16">
      <w:pPr>
        <w:spacing w:line="240" w:lineRule="auto"/>
        <w:rPr>
          <w:rFonts w:hint="default"/>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82A03" w14:textId="77777777" w:rsidR="008B7381" w:rsidRDefault="008B7381">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6D98" w14:textId="77777777" w:rsidR="008B7381" w:rsidRDefault="008B7381">
    <w:pPr>
      <w:pStyle w:val="Header"/>
      <w:pBdr>
        <w:bottom w:val="single" w:sz="6" w:space="1" w:color="auto"/>
      </w:pBdr>
      <w:spacing w:line="580" w:lineRule="exact"/>
      <w:ind w:firstLine="360"/>
      <w:jc w:val="right"/>
      <w:rPr>
        <w:rFonts w:ascii="FangSong_GB2312" w:hAnsi="FangSong_GB2312"/>
        <w:kern w:val="0"/>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4A8F8" w14:textId="77777777" w:rsidR="008B7381" w:rsidRDefault="008B7381">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91DE8"/>
    <w:multiLevelType w:val="singleLevel"/>
    <w:tmpl w:val="42F91DE8"/>
    <w:lvl w:ilvl="0">
      <w:start w:val="1"/>
      <w:numFmt w:val="decimal"/>
      <w:suff w:val="nothing"/>
      <w:lvlText w:val="%1）"/>
      <w:lvlJc w:val="left"/>
    </w:lvl>
  </w:abstractNum>
  <w:abstractNum w:abstractNumId="1" w15:restartNumberingAfterBreak="0">
    <w:nsid w:val="7631422A"/>
    <w:multiLevelType w:val="singleLevel"/>
    <w:tmpl w:val="7631422A"/>
    <w:lvl w:ilvl="0">
      <w:start w:val="1"/>
      <w:numFmt w:val="decimal"/>
      <w:suff w:val="nothing"/>
      <w:lvlText w:val="（%1）"/>
      <w:lvlJc w:val="left"/>
    </w:lvl>
  </w:abstractNum>
  <w:num w:numId="1" w16cid:durableId="449931552">
    <w:abstractNumId w:val="1"/>
  </w:num>
  <w:num w:numId="2" w16cid:durableId="8505322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lly">
    <w15:presenceInfo w15:providerId="None" w15:userId="bill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trackRevisions/>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S3MDC3sDQ0MzUxMTFW0lEKTi0uzszPAykwrQUAgH5WTiwAAAA="/>
  </w:docVars>
  <w:rsids>
    <w:rsidRoot w:val="00172A27"/>
    <w:rsid w:val="00003817"/>
    <w:rsid w:val="0001217E"/>
    <w:rsid w:val="0001633D"/>
    <w:rsid w:val="0001759B"/>
    <w:rsid w:val="000204A8"/>
    <w:rsid w:val="0002496B"/>
    <w:rsid w:val="00030519"/>
    <w:rsid w:val="00030C97"/>
    <w:rsid w:val="00030FF9"/>
    <w:rsid w:val="000321E2"/>
    <w:rsid w:val="00034151"/>
    <w:rsid w:val="00036764"/>
    <w:rsid w:val="0005150D"/>
    <w:rsid w:val="00053B60"/>
    <w:rsid w:val="00061611"/>
    <w:rsid w:val="00063230"/>
    <w:rsid w:val="0006414E"/>
    <w:rsid w:val="000707BE"/>
    <w:rsid w:val="00080756"/>
    <w:rsid w:val="00080ED0"/>
    <w:rsid w:val="00084094"/>
    <w:rsid w:val="00086C60"/>
    <w:rsid w:val="00091E2E"/>
    <w:rsid w:val="000A5771"/>
    <w:rsid w:val="000B35A8"/>
    <w:rsid w:val="000B5468"/>
    <w:rsid w:val="000C49C8"/>
    <w:rsid w:val="000C6C6A"/>
    <w:rsid w:val="000C7634"/>
    <w:rsid w:val="000E3725"/>
    <w:rsid w:val="000E383F"/>
    <w:rsid w:val="000F5CB8"/>
    <w:rsid w:val="000F7AC7"/>
    <w:rsid w:val="00101C09"/>
    <w:rsid w:val="001040AD"/>
    <w:rsid w:val="00105541"/>
    <w:rsid w:val="00113BE3"/>
    <w:rsid w:val="00115C30"/>
    <w:rsid w:val="001160D9"/>
    <w:rsid w:val="001203E4"/>
    <w:rsid w:val="001235A4"/>
    <w:rsid w:val="0012528E"/>
    <w:rsid w:val="0012562D"/>
    <w:rsid w:val="001314DC"/>
    <w:rsid w:val="00134996"/>
    <w:rsid w:val="00135CF9"/>
    <w:rsid w:val="001368D2"/>
    <w:rsid w:val="00140511"/>
    <w:rsid w:val="001406A6"/>
    <w:rsid w:val="001430BD"/>
    <w:rsid w:val="001432A9"/>
    <w:rsid w:val="00143714"/>
    <w:rsid w:val="00145CC5"/>
    <w:rsid w:val="00150B43"/>
    <w:rsid w:val="00150B97"/>
    <w:rsid w:val="00151C00"/>
    <w:rsid w:val="0015231A"/>
    <w:rsid w:val="001524CB"/>
    <w:rsid w:val="001531A2"/>
    <w:rsid w:val="00153D46"/>
    <w:rsid w:val="00155326"/>
    <w:rsid w:val="001566C1"/>
    <w:rsid w:val="00161FA0"/>
    <w:rsid w:val="00162CEE"/>
    <w:rsid w:val="00163486"/>
    <w:rsid w:val="00166163"/>
    <w:rsid w:val="0016733B"/>
    <w:rsid w:val="00171911"/>
    <w:rsid w:val="00172A27"/>
    <w:rsid w:val="00176599"/>
    <w:rsid w:val="00185A0C"/>
    <w:rsid w:val="00187A6D"/>
    <w:rsid w:val="00187DFC"/>
    <w:rsid w:val="00194F62"/>
    <w:rsid w:val="00195D58"/>
    <w:rsid w:val="001A3D73"/>
    <w:rsid w:val="001A4644"/>
    <w:rsid w:val="001B23D1"/>
    <w:rsid w:val="001C30CC"/>
    <w:rsid w:val="001C39DF"/>
    <w:rsid w:val="001D224F"/>
    <w:rsid w:val="001D5310"/>
    <w:rsid w:val="001D7102"/>
    <w:rsid w:val="001D76ED"/>
    <w:rsid w:val="001E16D8"/>
    <w:rsid w:val="001F2CC3"/>
    <w:rsid w:val="001F2EF3"/>
    <w:rsid w:val="00202343"/>
    <w:rsid w:val="00207D00"/>
    <w:rsid w:val="00213DB3"/>
    <w:rsid w:val="00214AA8"/>
    <w:rsid w:val="00223DE5"/>
    <w:rsid w:val="002317CE"/>
    <w:rsid w:val="002346BD"/>
    <w:rsid w:val="002375BB"/>
    <w:rsid w:val="00237ACF"/>
    <w:rsid w:val="002417F0"/>
    <w:rsid w:val="00243043"/>
    <w:rsid w:val="00251216"/>
    <w:rsid w:val="002562E4"/>
    <w:rsid w:val="00262380"/>
    <w:rsid w:val="002639B7"/>
    <w:rsid w:val="00266950"/>
    <w:rsid w:val="002675A9"/>
    <w:rsid w:val="002744A6"/>
    <w:rsid w:val="00282D7C"/>
    <w:rsid w:val="002841BD"/>
    <w:rsid w:val="00285D6D"/>
    <w:rsid w:val="00291152"/>
    <w:rsid w:val="002941F9"/>
    <w:rsid w:val="002A39E8"/>
    <w:rsid w:val="002A6836"/>
    <w:rsid w:val="002A76F8"/>
    <w:rsid w:val="002C0828"/>
    <w:rsid w:val="002C3D19"/>
    <w:rsid w:val="002D7898"/>
    <w:rsid w:val="002E6EA1"/>
    <w:rsid w:val="0030292A"/>
    <w:rsid w:val="00303B6C"/>
    <w:rsid w:val="00311946"/>
    <w:rsid w:val="00320E2E"/>
    <w:rsid w:val="00323423"/>
    <w:rsid w:val="00323A51"/>
    <w:rsid w:val="00324603"/>
    <w:rsid w:val="003320D1"/>
    <w:rsid w:val="00333A86"/>
    <w:rsid w:val="00333D34"/>
    <w:rsid w:val="00344F5B"/>
    <w:rsid w:val="00345A32"/>
    <w:rsid w:val="00345FA3"/>
    <w:rsid w:val="00350548"/>
    <w:rsid w:val="003521F7"/>
    <w:rsid w:val="003627E2"/>
    <w:rsid w:val="00362D6F"/>
    <w:rsid w:val="003649C2"/>
    <w:rsid w:val="003706A2"/>
    <w:rsid w:val="00374604"/>
    <w:rsid w:val="00390BA1"/>
    <w:rsid w:val="00393955"/>
    <w:rsid w:val="00394B64"/>
    <w:rsid w:val="00397DB0"/>
    <w:rsid w:val="003A0A05"/>
    <w:rsid w:val="003A2D1A"/>
    <w:rsid w:val="003A39F9"/>
    <w:rsid w:val="003A46BB"/>
    <w:rsid w:val="003B1A08"/>
    <w:rsid w:val="003B2AE5"/>
    <w:rsid w:val="003B4480"/>
    <w:rsid w:val="003B4648"/>
    <w:rsid w:val="003B5C74"/>
    <w:rsid w:val="003C0F55"/>
    <w:rsid w:val="003C17F4"/>
    <w:rsid w:val="003C6868"/>
    <w:rsid w:val="003D2286"/>
    <w:rsid w:val="003D2945"/>
    <w:rsid w:val="003D3B6C"/>
    <w:rsid w:val="003E196C"/>
    <w:rsid w:val="003E1D3C"/>
    <w:rsid w:val="003E426E"/>
    <w:rsid w:val="003E77A8"/>
    <w:rsid w:val="003F2CF5"/>
    <w:rsid w:val="00403172"/>
    <w:rsid w:val="00411AB4"/>
    <w:rsid w:val="00414BD0"/>
    <w:rsid w:val="00416C7A"/>
    <w:rsid w:val="00421986"/>
    <w:rsid w:val="00421AE1"/>
    <w:rsid w:val="00426EB5"/>
    <w:rsid w:val="00431907"/>
    <w:rsid w:val="00432873"/>
    <w:rsid w:val="004339D0"/>
    <w:rsid w:val="0043752D"/>
    <w:rsid w:val="004402BD"/>
    <w:rsid w:val="00453422"/>
    <w:rsid w:val="004539DC"/>
    <w:rsid w:val="004608B4"/>
    <w:rsid w:val="0046339B"/>
    <w:rsid w:val="00473A9B"/>
    <w:rsid w:val="00474CDA"/>
    <w:rsid w:val="00476AE4"/>
    <w:rsid w:val="00483A15"/>
    <w:rsid w:val="00484782"/>
    <w:rsid w:val="00487C65"/>
    <w:rsid w:val="0049604A"/>
    <w:rsid w:val="004B788E"/>
    <w:rsid w:val="004D33EA"/>
    <w:rsid w:val="004D4694"/>
    <w:rsid w:val="004D721A"/>
    <w:rsid w:val="004E1045"/>
    <w:rsid w:val="004E27F6"/>
    <w:rsid w:val="004E280C"/>
    <w:rsid w:val="004E670D"/>
    <w:rsid w:val="004E7439"/>
    <w:rsid w:val="004F228E"/>
    <w:rsid w:val="004F5539"/>
    <w:rsid w:val="004F792F"/>
    <w:rsid w:val="004F79F3"/>
    <w:rsid w:val="005064F5"/>
    <w:rsid w:val="00520781"/>
    <w:rsid w:val="00520C96"/>
    <w:rsid w:val="00521C4B"/>
    <w:rsid w:val="00522BA2"/>
    <w:rsid w:val="005262F4"/>
    <w:rsid w:val="00530B7F"/>
    <w:rsid w:val="005330A5"/>
    <w:rsid w:val="00547EA6"/>
    <w:rsid w:val="00553DE2"/>
    <w:rsid w:val="0056168B"/>
    <w:rsid w:val="00561FFA"/>
    <w:rsid w:val="00564A14"/>
    <w:rsid w:val="00570A3E"/>
    <w:rsid w:val="0057385B"/>
    <w:rsid w:val="005773FB"/>
    <w:rsid w:val="00577EA3"/>
    <w:rsid w:val="0058076E"/>
    <w:rsid w:val="00582CEF"/>
    <w:rsid w:val="00584F52"/>
    <w:rsid w:val="00587E0B"/>
    <w:rsid w:val="00591502"/>
    <w:rsid w:val="00591CC9"/>
    <w:rsid w:val="005920E5"/>
    <w:rsid w:val="0059735C"/>
    <w:rsid w:val="005A2562"/>
    <w:rsid w:val="005A42E7"/>
    <w:rsid w:val="005A4472"/>
    <w:rsid w:val="005A7232"/>
    <w:rsid w:val="005B09C8"/>
    <w:rsid w:val="005B0B20"/>
    <w:rsid w:val="005B6C62"/>
    <w:rsid w:val="005C3AA8"/>
    <w:rsid w:val="005C4ED3"/>
    <w:rsid w:val="005C5C1F"/>
    <w:rsid w:val="005C7CF7"/>
    <w:rsid w:val="005D4462"/>
    <w:rsid w:val="005E70A4"/>
    <w:rsid w:val="005E7AE3"/>
    <w:rsid w:val="005F12FC"/>
    <w:rsid w:val="005F5654"/>
    <w:rsid w:val="005F5DFC"/>
    <w:rsid w:val="005F5FF9"/>
    <w:rsid w:val="005F6A95"/>
    <w:rsid w:val="00602A68"/>
    <w:rsid w:val="00606425"/>
    <w:rsid w:val="006108EF"/>
    <w:rsid w:val="00611E53"/>
    <w:rsid w:val="00613D1E"/>
    <w:rsid w:val="00615B71"/>
    <w:rsid w:val="006200D1"/>
    <w:rsid w:val="00625497"/>
    <w:rsid w:val="00635D31"/>
    <w:rsid w:val="006436A9"/>
    <w:rsid w:val="006444F7"/>
    <w:rsid w:val="00650137"/>
    <w:rsid w:val="00650FC5"/>
    <w:rsid w:val="00655AFF"/>
    <w:rsid w:val="00656A51"/>
    <w:rsid w:val="00661275"/>
    <w:rsid w:val="0066561C"/>
    <w:rsid w:val="0066563C"/>
    <w:rsid w:val="00667EF0"/>
    <w:rsid w:val="00674404"/>
    <w:rsid w:val="00677FE8"/>
    <w:rsid w:val="00680609"/>
    <w:rsid w:val="00681A33"/>
    <w:rsid w:val="00682C62"/>
    <w:rsid w:val="00686E82"/>
    <w:rsid w:val="00690986"/>
    <w:rsid w:val="00693847"/>
    <w:rsid w:val="006944B8"/>
    <w:rsid w:val="0069567C"/>
    <w:rsid w:val="006977AE"/>
    <w:rsid w:val="006A2B08"/>
    <w:rsid w:val="006A2D4C"/>
    <w:rsid w:val="006A2DD7"/>
    <w:rsid w:val="006C11BB"/>
    <w:rsid w:val="006C1485"/>
    <w:rsid w:val="006C1AFE"/>
    <w:rsid w:val="006C545A"/>
    <w:rsid w:val="006C6349"/>
    <w:rsid w:val="006C7F2C"/>
    <w:rsid w:val="006D163F"/>
    <w:rsid w:val="006D1B2A"/>
    <w:rsid w:val="006D3403"/>
    <w:rsid w:val="006E1D3E"/>
    <w:rsid w:val="006E3291"/>
    <w:rsid w:val="006E7624"/>
    <w:rsid w:val="006E7C8A"/>
    <w:rsid w:val="006F09EA"/>
    <w:rsid w:val="006F1BB9"/>
    <w:rsid w:val="00700093"/>
    <w:rsid w:val="00701438"/>
    <w:rsid w:val="00701939"/>
    <w:rsid w:val="0070280B"/>
    <w:rsid w:val="00712172"/>
    <w:rsid w:val="00713A30"/>
    <w:rsid w:val="0071413C"/>
    <w:rsid w:val="00717F72"/>
    <w:rsid w:val="00720AFA"/>
    <w:rsid w:val="00721C37"/>
    <w:rsid w:val="007244BF"/>
    <w:rsid w:val="00727101"/>
    <w:rsid w:val="00732FBB"/>
    <w:rsid w:val="007334E4"/>
    <w:rsid w:val="0073586B"/>
    <w:rsid w:val="0074277F"/>
    <w:rsid w:val="0075018E"/>
    <w:rsid w:val="00754372"/>
    <w:rsid w:val="007657F6"/>
    <w:rsid w:val="007666A6"/>
    <w:rsid w:val="007667E5"/>
    <w:rsid w:val="0076766E"/>
    <w:rsid w:val="007703AE"/>
    <w:rsid w:val="00770D29"/>
    <w:rsid w:val="00772F00"/>
    <w:rsid w:val="007746A2"/>
    <w:rsid w:val="00786E2F"/>
    <w:rsid w:val="00787907"/>
    <w:rsid w:val="00792837"/>
    <w:rsid w:val="00793CE5"/>
    <w:rsid w:val="00797A7F"/>
    <w:rsid w:val="007A3283"/>
    <w:rsid w:val="007A4568"/>
    <w:rsid w:val="007B29B9"/>
    <w:rsid w:val="007B2A6E"/>
    <w:rsid w:val="007B58C3"/>
    <w:rsid w:val="007B5BC4"/>
    <w:rsid w:val="007C3A9B"/>
    <w:rsid w:val="007C6BB8"/>
    <w:rsid w:val="007D04B5"/>
    <w:rsid w:val="007D0C31"/>
    <w:rsid w:val="007D3104"/>
    <w:rsid w:val="007D4BD1"/>
    <w:rsid w:val="007D54BB"/>
    <w:rsid w:val="007E36E0"/>
    <w:rsid w:val="007F3167"/>
    <w:rsid w:val="008001DB"/>
    <w:rsid w:val="00801B95"/>
    <w:rsid w:val="008038FA"/>
    <w:rsid w:val="00813E05"/>
    <w:rsid w:val="00813F08"/>
    <w:rsid w:val="008236CE"/>
    <w:rsid w:val="008245C6"/>
    <w:rsid w:val="00827D7E"/>
    <w:rsid w:val="00830DA2"/>
    <w:rsid w:val="00833AA3"/>
    <w:rsid w:val="00837892"/>
    <w:rsid w:val="00841F1B"/>
    <w:rsid w:val="008432DE"/>
    <w:rsid w:val="00845B2A"/>
    <w:rsid w:val="00847D0D"/>
    <w:rsid w:val="00853ED9"/>
    <w:rsid w:val="008620A9"/>
    <w:rsid w:val="00870ECC"/>
    <w:rsid w:val="00873EC7"/>
    <w:rsid w:val="0089029A"/>
    <w:rsid w:val="0089068A"/>
    <w:rsid w:val="00893482"/>
    <w:rsid w:val="00893B8C"/>
    <w:rsid w:val="008957F4"/>
    <w:rsid w:val="00897095"/>
    <w:rsid w:val="008A06E7"/>
    <w:rsid w:val="008A092D"/>
    <w:rsid w:val="008A1359"/>
    <w:rsid w:val="008A5A0F"/>
    <w:rsid w:val="008A731B"/>
    <w:rsid w:val="008B56C0"/>
    <w:rsid w:val="008B7381"/>
    <w:rsid w:val="008C0592"/>
    <w:rsid w:val="008C0BB9"/>
    <w:rsid w:val="008C2296"/>
    <w:rsid w:val="008C3973"/>
    <w:rsid w:val="008C7BD2"/>
    <w:rsid w:val="008D53C3"/>
    <w:rsid w:val="008E139F"/>
    <w:rsid w:val="008E3B4D"/>
    <w:rsid w:val="008F5272"/>
    <w:rsid w:val="008F57A2"/>
    <w:rsid w:val="00906E36"/>
    <w:rsid w:val="0091106B"/>
    <w:rsid w:val="0091140A"/>
    <w:rsid w:val="00924F9F"/>
    <w:rsid w:val="00931D11"/>
    <w:rsid w:val="0094057C"/>
    <w:rsid w:val="00945521"/>
    <w:rsid w:val="00950A80"/>
    <w:rsid w:val="009530FD"/>
    <w:rsid w:val="00957BE5"/>
    <w:rsid w:val="00961DFE"/>
    <w:rsid w:val="00970328"/>
    <w:rsid w:val="009748BE"/>
    <w:rsid w:val="00977550"/>
    <w:rsid w:val="00977CD9"/>
    <w:rsid w:val="00980D59"/>
    <w:rsid w:val="00992DCA"/>
    <w:rsid w:val="00996E59"/>
    <w:rsid w:val="009A178E"/>
    <w:rsid w:val="009A5F76"/>
    <w:rsid w:val="009B44F3"/>
    <w:rsid w:val="009D5B10"/>
    <w:rsid w:val="009E1909"/>
    <w:rsid w:val="009E1F4D"/>
    <w:rsid w:val="009E34E4"/>
    <w:rsid w:val="009F2C82"/>
    <w:rsid w:val="009F5091"/>
    <w:rsid w:val="00A00463"/>
    <w:rsid w:val="00A00E49"/>
    <w:rsid w:val="00A044F2"/>
    <w:rsid w:val="00A06A9C"/>
    <w:rsid w:val="00A10C39"/>
    <w:rsid w:val="00A123F2"/>
    <w:rsid w:val="00A15C36"/>
    <w:rsid w:val="00A15E51"/>
    <w:rsid w:val="00A162CF"/>
    <w:rsid w:val="00A254FE"/>
    <w:rsid w:val="00A276FF"/>
    <w:rsid w:val="00A27734"/>
    <w:rsid w:val="00A34788"/>
    <w:rsid w:val="00A35E3B"/>
    <w:rsid w:val="00A4268B"/>
    <w:rsid w:val="00A43D0E"/>
    <w:rsid w:val="00A54A11"/>
    <w:rsid w:val="00A617E5"/>
    <w:rsid w:val="00A64857"/>
    <w:rsid w:val="00A6754F"/>
    <w:rsid w:val="00A70598"/>
    <w:rsid w:val="00A71987"/>
    <w:rsid w:val="00A72CE1"/>
    <w:rsid w:val="00A837D2"/>
    <w:rsid w:val="00A84A1C"/>
    <w:rsid w:val="00A85CFC"/>
    <w:rsid w:val="00A86476"/>
    <w:rsid w:val="00A91485"/>
    <w:rsid w:val="00A91FC7"/>
    <w:rsid w:val="00A9468D"/>
    <w:rsid w:val="00AA24B5"/>
    <w:rsid w:val="00AA2E20"/>
    <w:rsid w:val="00AA7A47"/>
    <w:rsid w:val="00AB578A"/>
    <w:rsid w:val="00AB6E7E"/>
    <w:rsid w:val="00AC02BA"/>
    <w:rsid w:val="00AC0E0E"/>
    <w:rsid w:val="00AC7BC3"/>
    <w:rsid w:val="00AD00E9"/>
    <w:rsid w:val="00AD211D"/>
    <w:rsid w:val="00AD255E"/>
    <w:rsid w:val="00AD340E"/>
    <w:rsid w:val="00AD545C"/>
    <w:rsid w:val="00AD69BC"/>
    <w:rsid w:val="00AD7099"/>
    <w:rsid w:val="00AD7A3F"/>
    <w:rsid w:val="00AE00D7"/>
    <w:rsid w:val="00AE14E9"/>
    <w:rsid w:val="00AE7BA8"/>
    <w:rsid w:val="00AF1920"/>
    <w:rsid w:val="00AF3668"/>
    <w:rsid w:val="00B00F69"/>
    <w:rsid w:val="00B0161C"/>
    <w:rsid w:val="00B01EA7"/>
    <w:rsid w:val="00B04EF6"/>
    <w:rsid w:val="00B05581"/>
    <w:rsid w:val="00B05A5B"/>
    <w:rsid w:val="00B137AA"/>
    <w:rsid w:val="00B175CF"/>
    <w:rsid w:val="00B20E0B"/>
    <w:rsid w:val="00B2418C"/>
    <w:rsid w:val="00B25B18"/>
    <w:rsid w:val="00B268C6"/>
    <w:rsid w:val="00B3130D"/>
    <w:rsid w:val="00B33BDA"/>
    <w:rsid w:val="00B35B98"/>
    <w:rsid w:val="00B40592"/>
    <w:rsid w:val="00B413D5"/>
    <w:rsid w:val="00B421DC"/>
    <w:rsid w:val="00B4433D"/>
    <w:rsid w:val="00B44C94"/>
    <w:rsid w:val="00B47B6E"/>
    <w:rsid w:val="00B505CD"/>
    <w:rsid w:val="00B51CD5"/>
    <w:rsid w:val="00B55C44"/>
    <w:rsid w:val="00B56F20"/>
    <w:rsid w:val="00B602B0"/>
    <w:rsid w:val="00B674CD"/>
    <w:rsid w:val="00B67AB0"/>
    <w:rsid w:val="00B90DA7"/>
    <w:rsid w:val="00B9121D"/>
    <w:rsid w:val="00B92297"/>
    <w:rsid w:val="00BA172D"/>
    <w:rsid w:val="00BA4EFC"/>
    <w:rsid w:val="00BA7C0A"/>
    <w:rsid w:val="00BB6A09"/>
    <w:rsid w:val="00BC361E"/>
    <w:rsid w:val="00BC3EEA"/>
    <w:rsid w:val="00BC7DC2"/>
    <w:rsid w:val="00BD2755"/>
    <w:rsid w:val="00BD369F"/>
    <w:rsid w:val="00BD4C6C"/>
    <w:rsid w:val="00BD517E"/>
    <w:rsid w:val="00BD5E53"/>
    <w:rsid w:val="00BE01B1"/>
    <w:rsid w:val="00BE1AE5"/>
    <w:rsid w:val="00BE7FE8"/>
    <w:rsid w:val="00BF6AF1"/>
    <w:rsid w:val="00BF6D55"/>
    <w:rsid w:val="00BF7B8F"/>
    <w:rsid w:val="00C03AA7"/>
    <w:rsid w:val="00C03B35"/>
    <w:rsid w:val="00C17328"/>
    <w:rsid w:val="00C208F4"/>
    <w:rsid w:val="00C20E9D"/>
    <w:rsid w:val="00C20F0B"/>
    <w:rsid w:val="00C23C48"/>
    <w:rsid w:val="00C273BA"/>
    <w:rsid w:val="00C31400"/>
    <w:rsid w:val="00C32720"/>
    <w:rsid w:val="00C46251"/>
    <w:rsid w:val="00C5436A"/>
    <w:rsid w:val="00C54573"/>
    <w:rsid w:val="00C565C2"/>
    <w:rsid w:val="00C6318E"/>
    <w:rsid w:val="00C647AE"/>
    <w:rsid w:val="00C6577D"/>
    <w:rsid w:val="00C716B6"/>
    <w:rsid w:val="00C75EF0"/>
    <w:rsid w:val="00C80C16"/>
    <w:rsid w:val="00C80FF6"/>
    <w:rsid w:val="00C818EF"/>
    <w:rsid w:val="00C82039"/>
    <w:rsid w:val="00C85746"/>
    <w:rsid w:val="00CA48EF"/>
    <w:rsid w:val="00CB6212"/>
    <w:rsid w:val="00CC538C"/>
    <w:rsid w:val="00CC6432"/>
    <w:rsid w:val="00CD7E1B"/>
    <w:rsid w:val="00CE039D"/>
    <w:rsid w:val="00CE184D"/>
    <w:rsid w:val="00CE6C1D"/>
    <w:rsid w:val="00CE7216"/>
    <w:rsid w:val="00CF1C1C"/>
    <w:rsid w:val="00CF2009"/>
    <w:rsid w:val="00D03FEA"/>
    <w:rsid w:val="00D13D0C"/>
    <w:rsid w:val="00D1402A"/>
    <w:rsid w:val="00D21D34"/>
    <w:rsid w:val="00D23DF1"/>
    <w:rsid w:val="00D26304"/>
    <w:rsid w:val="00D263A4"/>
    <w:rsid w:val="00D30279"/>
    <w:rsid w:val="00D3145D"/>
    <w:rsid w:val="00D33AD6"/>
    <w:rsid w:val="00D427F5"/>
    <w:rsid w:val="00D43E57"/>
    <w:rsid w:val="00D45AE3"/>
    <w:rsid w:val="00D470A1"/>
    <w:rsid w:val="00D47989"/>
    <w:rsid w:val="00D51C6D"/>
    <w:rsid w:val="00D5615A"/>
    <w:rsid w:val="00D57F6F"/>
    <w:rsid w:val="00D610AB"/>
    <w:rsid w:val="00D67B8A"/>
    <w:rsid w:val="00D73EBE"/>
    <w:rsid w:val="00D82078"/>
    <w:rsid w:val="00D8266A"/>
    <w:rsid w:val="00D83C73"/>
    <w:rsid w:val="00D83CFE"/>
    <w:rsid w:val="00D87A18"/>
    <w:rsid w:val="00D91D08"/>
    <w:rsid w:val="00D94907"/>
    <w:rsid w:val="00DA1C7F"/>
    <w:rsid w:val="00DA2413"/>
    <w:rsid w:val="00DA3CD4"/>
    <w:rsid w:val="00DA4E83"/>
    <w:rsid w:val="00DA54CF"/>
    <w:rsid w:val="00DB1470"/>
    <w:rsid w:val="00DB1923"/>
    <w:rsid w:val="00DC74C6"/>
    <w:rsid w:val="00DD0757"/>
    <w:rsid w:val="00DD1A57"/>
    <w:rsid w:val="00DD3BA0"/>
    <w:rsid w:val="00DD49F9"/>
    <w:rsid w:val="00DD76B5"/>
    <w:rsid w:val="00DE0B23"/>
    <w:rsid w:val="00DE4E29"/>
    <w:rsid w:val="00DF4CC2"/>
    <w:rsid w:val="00DF5293"/>
    <w:rsid w:val="00DF7F1D"/>
    <w:rsid w:val="00E002FC"/>
    <w:rsid w:val="00E02548"/>
    <w:rsid w:val="00E11B48"/>
    <w:rsid w:val="00E21D0E"/>
    <w:rsid w:val="00E223F1"/>
    <w:rsid w:val="00E228BF"/>
    <w:rsid w:val="00E26AAD"/>
    <w:rsid w:val="00E3776F"/>
    <w:rsid w:val="00E37834"/>
    <w:rsid w:val="00E400E6"/>
    <w:rsid w:val="00E46330"/>
    <w:rsid w:val="00E46E6E"/>
    <w:rsid w:val="00E53066"/>
    <w:rsid w:val="00E57522"/>
    <w:rsid w:val="00E6045F"/>
    <w:rsid w:val="00E647BF"/>
    <w:rsid w:val="00E66849"/>
    <w:rsid w:val="00E70727"/>
    <w:rsid w:val="00E71837"/>
    <w:rsid w:val="00E737FA"/>
    <w:rsid w:val="00E75F16"/>
    <w:rsid w:val="00E9136B"/>
    <w:rsid w:val="00E94C07"/>
    <w:rsid w:val="00E97DC6"/>
    <w:rsid w:val="00EA151A"/>
    <w:rsid w:val="00EA2DED"/>
    <w:rsid w:val="00EA59A3"/>
    <w:rsid w:val="00EB0C96"/>
    <w:rsid w:val="00EB3659"/>
    <w:rsid w:val="00EB3BB2"/>
    <w:rsid w:val="00EB4239"/>
    <w:rsid w:val="00EB67D0"/>
    <w:rsid w:val="00EC1A4A"/>
    <w:rsid w:val="00ED7C60"/>
    <w:rsid w:val="00EE7BA8"/>
    <w:rsid w:val="00EF2633"/>
    <w:rsid w:val="00EF3808"/>
    <w:rsid w:val="00EF6545"/>
    <w:rsid w:val="00F02E1B"/>
    <w:rsid w:val="00F0332F"/>
    <w:rsid w:val="00F06A63"/>
    <w:rsid w:val="00F078D6"/>
    <w:rsid w:val="00F10B57"/>
    <w:rsid w:val="00F17A79"/>
    <w:rsid w:val="00F200E3"/>
    <w:rsid w:val="00F233BD"/>
    <w:rsid w:val="00F3624A"/>
    <w:rsid w:val="00F3694E"/>
    <w:rsid w:val="00F40132"/>
    <w:rsid w:val="00F646EA"/>
    <w:rsid w:val="00F64BAF"/>
    <w:rsid w:val="00F91EA2"/>
    <w:rsid w:val="00F9350B"/>
    <w:rsid w:val="00F939D9"/>
    <w:rsid w:val="00F961DF"/>
    <w:rsid w:val="00F96D86"/>
    <w:rsid w:val="00F9789F"/>
    <w:rsid w:val="00FA3FC2"/>
    <w:rsid w:val="00FA4C1A"/>
    <w:rsid w:val="00FB749A"/>
    <w:rsid w:val="00FC4B52"/>
    <w:rsid w:val="00FD0CA9"/>
    <w:rsid w:val="00FD1F59"/>
    <w:rsid w:val="00FD4D18"/>
    <w:rsid w:val="00FD7591"/>
    <w:rsid w:val="00FE301F"/>
    <w:rsid w:val="00FE6879"/>
    <w:rsid w:val="00FF0D69"/>
    <w:rsid w:val="00FF3740"/>
    <w:rsid w:val="00FF45EA"/>
    <w:rsid w:val="018F1707"/>
    <w:rsid w:val="01E61847"/>
    <w:rsid w:val="0289383D"/>
    <w:rsid w:val="02B63600"/>
    <w:rsid w:val="031C51EA"/>
    <w:rsid w:val="035C5958"/>
    <w:rsid w:val="042167BD"/>
    <w:rsid w:val="05295BCD"/>
    <w:rsid w:val="05305E58"/>
    <w:rsid w:val="05312357"/>
    <w:rsid w:val="05327852"/>
    <w:rsid w:val="06AA21AA"/>
    <w:rsid w:val="06B55AE8"/>
    <w:rsid w:val="06F52F02"/>
    <w:rsid w:val="0714286F"/>
    <w:rsid w:val="08737EFA"/>
    <w:rsid w:val="087D075F"/>
    <w:rsid w:val="099807A1"/>
    <w:rsid w:val="0D75335F"/>
    <w:rsid w:val="0E5C3567"/>
    <w:rsid w:val="0E8D1483"/>
    <w:rsid w:val="10EB22B5"/>
    <w:rsid w:val="11406422"/>
    <w:rsid w:val="11657BE7"/>
    <w:rsid w:val="11E5719C"/>
    <w:rsid w:val="12D24AA1"/>
    <w:rsid w:val="134F1659"/>
    <w:rsid w:val="13616C73"/>
    <w:rsid w:val="13FC7A36"/>
    <w:rsid w:val="150F7487"/>
    <w:rsid w:val="15444941"/>
    <w:rsid w:val="15D5566F"/>
    <w:rsid w:val="16763BF6"/>
    <w:rsid w:val="168D664A"/>
    <w:rsid w:val="16F315E2"/>
    <w:rsid w:val="17F93804"/>
    <w:rsid w:val="18005267"/>
    <w:rsid w:val="18EF240C"/>
    <w:rsid w:val="190A4B94"/>
    <w:rsid w:val="19196065"/>
    <w:rsid w:val="194A2D81"/>
    <w:rsid w:val="1A587E6A"/>
    <w:rsid w:val="1AB2366C"/>
    <w:rsid w:val="1B3E0778"/>
    <w:rsid w:val="1BBA1B9E"/>
    <w:rsid w:val="1C4106C6"/>
    <w:rsid w:val="1CCF43F1"/>
    <w:rsid w:val="1CE37B0E"/>
    <w:rsid w:val="1D13783F"/>
    <w:rsid w:val="1D2343E5"/>
    <w:rsid w:val="1DA86690"/>
    <w:rsid w:val="1DF57BD8"/>
    <w:rsid w:val="1E7D3E35"/>
    <w:rsid w:val="1EC6565F"/>
    <w:rsid w:val="1F0B5F26"/>
    <w:rsid w:val="1FF04D94"/>
    <w:rsid w:val="1FFB4AD0"/>
    <w:rsid w:val="208252D0"/>
    <w:rsid w:val="21B3788D"/>
    <w:rsid w:val="21EF5B1F"/>
    <w:rsid w:val="22090F0D"/>
    <w:rsid w:val="22D161C3"/>
    <w:rsid w:val="23102B40"/>
    <w:rsid w:val="23234FD5"/>
    <w:rsid w:val="23E61606"/>
    <w:rsid w:val="243B3240"/>
    <w:rsid w:val="26076198"/>
    <w:rsid w:val="27477412"/>
    <w:rsid w:val="28376CEF"/>
    <w:rsid w:val="285973AB"/>
    <w:rsid w:val="2872087D"/>
    <w:rsid w:val="293F7CC2"/>
    <w:rsid w:val="294E1CE2"/>
    <w:rsid w:val="29AA4E50"/>
    <w:rsid w:val="2A0873BD"/>
    <w:rsid w:val="2A182642"/>
    <w:rsid w:val="2BBC3DED"/>
    <w:rsid w:val="2D906359"/>
    <w:rsid w:val="2DD840E9"/>
    <w:rsid w:val="2FE65845"/>
    <w:rsid w:val="301B1229"/>
    <w:rsid w:val="30D43B81"/>
    <w:rsid w:val="32967D7F"/>
    <w:rsid w:val="33855B7F"/>
    <w:rsid w:val="33DA6FF6"/>
    <w:rsid w:val="34C36BF7"/>
    <w:rsid w:val="350F1448"/>
    <w:rsid w:val="35A2458A"/>
    <w:rsid w:val="365060F2"/>
    <w:rsid w:val="36D673D3"/>
    <w:rsid w:val="378C4F41"/>
    <w:rsid w:val="37BA5E7D"/>
    <w:rsid w:val="38DA5F83"/>
    <w:rsid w:val="3971641E"/>
    <w:rsid w:val="3AB16820"/>
    <w:rsid w:val="3B7223D5"/>
    <w:rsid w:val="3C1E3DE4"/>
    <w:rsid w:val="3C780B1A"/>
    <w:rsid w:val="3D211186"/>
    <w:rsid w:val="3D3E36B5"/>
    <w:rsid w:val="3E167179"/>
    <w:rsid w:val="3E254A7F"/>
    <w:rsid w:val="404E2B79"/>
    <w:rsid w:val="40E25F3E"/>
    <w:rsid w:val="41684881"/>
    <w:rsid w:val="416E6BDE"/>
    <w:rsid w:val="4186539B"/>
    <w:rsid w:val="41961267"/>
    <w:rsid w:val="419C142C"/>
    <w:rsid w:val="41A14329"/>
    <w:rsid w:val="42A71D5E"/>
    <w:rsid w:val="42EC7572"/>
    <w:rsid w:val="43286461"/>
    <w:rsid w:val="433764FF"/>
    <w:rsid w:val="436F61EE"/>
    <w:rsid w:val="44437783"/>
    <w:rsid w:val="4446546E"/>
    <w:rsid w:val="447000FF"/>
    <w:rsid w:val="4478636C"/>
    <w:rsid w:val="45081891"/>
    <w:rsid w:val="46627421"/>
    <w:rsid w:val="468517A3"/>
    <w:rsid w:val="47104442"/>
    <w:rsid w:val="47D33DDE"/>
    <w:rsid w:val="47DE29B4"/>
    <w:rsid w:val="4808718B"/>
    <w:rsid w:val="49F03988"/>
    <w:rsid w:val="4A750B1E"/>
    <w:rsid w:val="4AA55200"/>
    <w:rsid w:val="4AE16FAB"/>
    <w:rsid w:val="4B163AD4"/>
    <w:rsid w:val="4B735296"/>
    <w:rsid w:val="4BD960A1"/>
    <w:rsid w:val="4C5B25F9"/>
    <w:rsid w:val="4CD12730"/>
    <w:rsid w:val="4CFB367F"/>
    <w:rsid w:val="4D03255A"/>
    <w:rsid w:val="4D032E4E"/>
    <w:rsid w:val="4DFD62FA"/>
    <w:rsid w:val="4E3F6073"/>
    <w:rsid w:val="4EB745C1"/>
    <w:rsid w:val="4EE80F25"/>
    <w:rsid w:val="4EFF4288"/>
    <w:rsid w:val="4F214813"/>
    <w:rsid w:val="50374637"/>
    <w:rsid w:val="5059612E"/>
    <w:rsid w:val="507F55C9"/>
    <w:rsid w:val="513E7E9D"/>
    <w:rsid w:val="51600C96"/>
    <w:rsid w:val="528A49DD"/>
    <w:rsid w:val="535258BD"/>
    <w:rsid w:val="53A923BE"/>
    <w:rsid w:val="5458065B"/>
    <w:rsid w:val="5471663A"/>
    <w:rsid w:val="548231A2"/>
    <w:rsid w:val="548A67E0"/>
    <w:rsid w:val="54A96C1D"/>
    <w:rsid w:val="54B60FDA"/>
    <w:rsid w:val="55146327"/>
    <w:rsid w:val="554360A0"/>
    <w:rsid w:val="57D3370F"/>
    <w:rsid w:val="57FC50B7"/>
    <w:rsid w:val="58115871"/>
    <w:rsid w:val="585F61E3"/>
    <w:rsid w:val="58761542"/>
    <w:rsid w:val="5A6879D5"/>
    <w:rsid w:val="5A6B4F4E"/>
    <w:rsid w:val="5B68306D"/>
    <w:rsid w:val="5BA34444"/>
    <w:rsid w:val="5BE94AA6"/>
    <w:rsid w:val="5BEB1EC2"/>
    <w:rsid w:val="5C010A6D"/>
    <w:rsid w:val="5C7B1EE8"/>
    <w:rsid w:val="5D7D032B"/>
    <w:rsid w:val="5ED75196"/>
    <w:rsid w:val="5EFD396D"/>
    <w:rsid w:val="5F200466"/>
    <w:rsid w:val="5F7857CB"/>
    <w:rsid w:val="60475CB6"/>
    <w:rsid w:val="60A97A57"/>
    <w:rsid w:val="60F60E6C"/>
    <w:rsid w:val="623E6342"/>
    <w:rsid w:val="633E7944"/>
    <w:rsid w:val="634312CB"/>
    <w:rsid w:val="6460276C"/>
    <w:rsid w:val="646259F4"/>
    <w:rsid w:val="6507699E"/>
    <w:rsid w:val="65680446"/>
    <w:rsid w:val="65D00BCB"/>
    <w:rsid w:val="65DB032E"/>
    <w:rsid w:val="65E302C0"/>
    <w:rsid w:val="66052800"/>
    <w:rsid w:val="669A782B"/>
    <w:rsid w:val="67854F3D"/>
    <w:rsid w:val="682205DC"/>
    <w:rsid w:val="68231EEB"/>
    <w:rsid w:val="688D5DB7"/>
    <w:rsid w:val="68A670A6"/>
    <w:rsid w:val="68EB5AAE"/>
    <w:rsid w:val="6A07224D"/>
    <w:rsid w:val="6A426DE1"/>
    <w:rsid w:val="6B4B789E"/>
    <w:rsid w:val="6B924D9D"/>
    <w:rsid w:val="6C1140DE"/>
    <w:rsid w:val="6C30246D"/>
    <w:rsid w:val="6CE75093"/>
    <w:rsid w:val="6D723AF1"/>
    <w:rsid w:val="6D9E756C"/>
    <w:rsid w:val="6DFE428B"/>
    <w:rsid w:val="6E761F8B"/>
    <w:rsid w:val="6E8349FE"/>
    <w:rsid w:val="6FA84364"/>
    <w:rsid w:val="70BB0779"/>
    <w:rsid w:val="715C114B"/>
    <w:rsid w:val="7189077C"/>
    <w:rsid w:val="71A96966"/>
    <w:rsid w:val="720E4A20"/>
    <w:rsid w:val="72867D7F"/>
    <w:rsid w:val="734D77EE"/>
    <w:rsid w:val="737C17DD"/>
    <w:rsid w:val="73833365"/>
    <w:rsid w:val="73EE0AAA"/>
    <w:rsid w:val="744A23B1"/>
    <w:rsid w:val="74F80A92"/>
    <w:rsid w:val="76895DF5"/>
    <w:rsid w:val="77C36EB8"/>
    <w:rsid w:val="77DF24E6"/>
    <w:rsid w:val="7B200347"/>
    <w:rsid w:val="7B631B6E"/>
    <w:rsid w:val="7B7B0C3E"/>
    <w:rsid w:val="7C605341"/>
    <w:rsid w:val="7CBF7AD9"/>
    <w:rsid w:val="7CCC495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D4D18F"/>
  <w15:docId w15:val="{46E2C301-C860-4120-BEAC-27AF5A18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580" w:lineRule="exact"/>
      <w:ind w:firstLineChars="200" w:firstLine="560"/>
      <w:jc w:val="both"/>
    </w:pPr>
    <w:rPr>
      <w:rFonts w:eastAsia="FangSong_GB2312" w:hint="eastAsia"/>
      <w:kern w:val="2"/>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unhideWhenUsed/>
    <w:qFormat/>
    <w:rPr>
      <w:rFonts w:ascii="SimSun" w:eastAsia="SimSun"/>
      <w:sz w:val="18"/>
      <w:szCs w:val="18"/>
    </w:rPr>
  </w:style>
  <w:style w:type="paragraph" w:styleId="CommentText">
    <w:name w:val="annotation text"/>
    <w:basedOn w:val="Normal"/>
    <w:link w:val="CommentTextChar"/>
    <w:uiPriority w:val="99"/>
    <w:unhideWhenUsed/>
    <w:qFormat/>
    <w:pPr>
      <w:jc w:val="left"/>
    </w:pPr>
  </w:style>
  <w:style w:type="paragraph" w:styleId="BalloonText">
    <w:name w:val="Balloon Text"/>
    <w:basedOn w:val="Normal"/>
    <w:link w:val="BalloonTextChar"/>
    <w:uiPriority w:val="99"/>
    <w:unhideWhenUsed/>
    <w:qFormat/>
    <w:pPr>
      <w:spacing w:line="240" w:lineRule="auto"/>
    </w:pPr>
    <w:rPr>
      <w:rFonts w:hint="default"/>
      <w:sz w:val="18"/>
      <w:szCs w:val="18"/>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Header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rFonts w:hint="default"/>
      <w:sz w:val="18"/>
    </w:rPr>
  </w:style>
  <w:style w:type="paragraph" w:styleId="CommentSubject">
    <w:name w:val="annotation subject"/>
    <w:basedOn w:val="CommentText"/>
    <w:next w:val="CommentText"/>
    <w:link w:val="CommentSubjectChar"/>
    <w:uiPriority w:val="99"/>
    <w:unhideWhenUsed/>
    <w:qFormat/>
    <w:rPr>
      <w:b/>
      <w:bCs/>
    </w:rPr>
  </w:style>
  <w:style w:type="table" w:styleId="TableGrid">
    <w:name w:val="Table Grid"/>
    <w:basedOn w:val="TableNormal"/>
    <w:uiPriority w:val="99"/>
    <w:unhideWhenUsed/>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qFormat/>
    <w:rPr>
      <w:sz w:val="21"/>
      <w:szCs w:val="21"/>
    </w:rPr>
  </w:style>
  <w:style w:type="character" w:customStyle="1" w:styleId="BalloonTextChar">
    <w:name w:val="Balloon Text Char"/>
    <w:link w:val="BalloonText"/>
    <w:uiPriority w:val="99"/>
    <w:semiHidden/>
    <w:qFormat/>
    <w:rPr>
      <w:rFonts w:ascii="FangSong_GB2312" w:eastAsia="FangSong_GB2312" w:hAnsi="FangSong_GB2312"/>
      <w:kern w:val="2"/>
      <w:sz w:val="18"/>
      <w:szCs w:val="18"/>
    </w:rPr>
  </w:style>
  <w:style w:type="character" w:customStyle="1" w:styleId="HeaderChar">
    <w:name w:val="Header Char"/>
    <w:link w:val="Header"/>
    <w:uiPriority w:val="99"/>
    <w:qFormat/>
    <w:rPr>
      <w:rFonts w:ascii="Times New Roman" w:eastAsia="FangSong_GB2312" w:hAnsi="Times New Roman"/>
      <w:kern w:val="2"/>
      <w:sz w:val="18"/>
    </w:rPr>
  </w:style>
  <w:style w:type="paragraph" w:customStyle="1" w:styleId="1">
    <w:name w:val="列表段落1"/>
    <w:basedOn w:val="Normal"/>
    <w:uiPriority w:val="34"/>
    <w:qFormat/>
    <w:pPr>
      <w:ind w:firstLine="420"/>
    </w:pPr>
  </w:style>
  <w:style w:type="paragraph" w:customStyle="1" w:styleId="Default">
    <w:name w:val="Default"/>
    <w:qFormat/>
    <w:pPr>
      <w:widowControl w:val="0"/>
      <w:autoSpaceDE w:val="0"/>
      <w:autoSpaceDN w:val="0"/>
      <w:adjustRightInd w:val="0"/>
    </w:pPr>
    <w:rPr>
      <w:rFonts w:ascii="SimSun" w:hAnsi="Calibri" w:cs="SimSun"/>
      <w:color w:val="000000"/>
      <w:sz w:val="24"/>
      <w:szCs w:val="24"/>
    </w:rPr>
  </w:style>
  <w:style w:type="character" w:customStyle="1" w:styleId="DocumentMapChar">
    <w:name w:val="Document Map Char"/>
    <w:basedOn w:val="DefaultParagraphFont"/>
    <w:link w:val="DocumentMap"/>
    <w:uiPriority w:val="99"/>
    <w:semiHidden/>
    <w:qFormat/>
    <w:rPr>
      <w:rFonts w:ascii="SimSun" w:hAnsi="FangSong_GB2312"/>
      <w:kern w:val="2"/>
      <w:sz w:val="18"/>
      <w:szCs w:val="18"/>
    </w:rPr>
  </w:style>
  <w:style w:type="character" w:customStyle="1" w:styleId="CommentTextChar">
    <w:name w:val="Comment Text Char"/>
    <w:basedOn w:val="DefaultParagraphFont"/>
    <w:link w:val="CommentText"/>
    <w:uiPriority w:val="99"/>
    <w:qFormat/>
    <w:rPr>
      <w:rFonts w:ascii="FangSong_GB2312" w:eastAsia="FangSong_GB2312" w:hAnsi="FangSong_GB2312"/>
      <w:kern w:val="2"/>
      <w:sz w:val="28"/>
    </w:rPr>
  </w:style>
  <w:style w:type="character" w:customStyle="1" w:styleId="CommentSubjectChar">
    <w:name w:val="Comment Subject Char"/>
    <w:basedOn w:val="CommentTextChar"/>
    <w:link w:val="CommentSubject"/>
    <w:uiPriority w:val="99"/>
    <w:semiHidden/>
    <w:qFormat/>
    <w:rPr>
      <w:rFonts w:ascii="FangSong_GB2312" w:eastAsia="FangSong_GB2312" w:hAnsi="FangSong_GB2312"/>
      <w:b/>
      <w:bCs/>
      <w:kern w:val="2"/>
      <w:sz w:val="28"/>
    </w:rPr>
  </w:style>
  <w:style w:type="paragraph" w:customStyle="1" w:styleId="10">
    <w:name w:val="修订1"/>
    <w:hidden/>
    <w:uiPriority w:val="99"/>
    <w:unhideWhenUsed/>
    <w:qFormat/>
    <w:rPr>
      <w:rFonts w:ascii="FangSong_GB2312" w:eastAsia="FangSong_GB2312" w:hAnsi="FangSong_GB2312" w:hint="eastAsia"/>
      <w:kern w:val="2"/>
      <w:sz w:val="28"/>
    </w:rPr>
  </w:style>
  <w:style w:type="paragraph" w:customStyle="1" w:styleId="a">
    <w:name w:val="采购标题"/>
    <w:basedOn w:val="Normal"/>
    <w:pPr>
      <w:keepNext/>
      <w:spacing w:after="200" w:line="640" w:lineRule="exact"/>
      <w:ind w:firstLine="0"/>
      <w:jc w:val="center"/>
    </w:pPr>
    <w:rPr>
      <w:b/>
      <w:sz w:val="44"/>
    </w:rPr>
  </w:style>
  <w:style w:type="paragraph" w:customStyle="1" w:styleId="a0">
    <w:name w:val="采购一级标题"/>
    <w:basedOn w:val="Normal"/>
    <w:pPr>
      <w:keepNext/>
      <w:spacing w:before="60"/>
      <w:outlineLvl w:val="0"/>
    </w:pPr>
    <w:rPr>
      <w:b/>
    </w:rPr>
  </w:style>
  <w:style w:type="paragraph" w:customStyle="1" w:styleId="a1">
    <w:name w:val="采购二级标题"/>
    <w:basedOn w:val="Normal"/>
    <w:pPr>
      <w:keepNext/>
      <w:spacing w:before="40"/>
      <w:outlineLvl w:val="1"/>
    </w:pPr>
    <w:rPr>
      <w:b/>
    </w:rPr>
  </w:style>
  <w:style w:type="paragraph" w:customStyle="1" w:styleId="a2">
    <w:name w:val="采购三级标题"/>
    <w:basedOn w:val="Normal"/>
    <w:pPr>
      <w:keepNext/>
      <w:outlineLvl w:val="2"/>
    </w:pPr>
    <w:rPr>
      <w:b/>
    </w:rPr>
  </w:style>
  <w:style w:type="paragraph" w:customStyle="1" w:styleId="a3">
    <w:name w:val="表下注"/>
    <w:basedOn w:val="Normal"/>
    <w:pPr>
      <w:spacing w:before="40" w:after="40" w:line="360" w:lineRule="exact"/>
      <w:ind w:firstLine="0"/>
    </w:pPr>
    <w:rPr>
      <w:rFonts w:eastAsia="SimSun"/>
      <w:sz w:val="21"/>
    </w:rPr>
  </w:style>
  <w:style w:type="paragraph" w:styleId="Revision">
    <w:name w:val="Revision"/>
    <w:hidden/>
    <w:uiPriority w:val="99"/>
    <w:semiHidden/>
    <w:rsid w:val="00213DB3"/>
    <w:rPr>
      <w:rFonts w:eastAsia="FangSong_GB2312" w:hint="eastAsia"/>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7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20D047-365C-4371-BFB1-2EF4FAB1690B}">
  <we:reference id="wa200010453" version="1.0.0.1" store="en-US" storeType="OMEX"/>
  <we:alternateReferences>
    <we:reference id="wa200010453" version="1.0.0.1" store="en-US" storeType="OMEX"/>
  </we:alternateReferences>
  <we:properties>
    <we:property name="claude.fileId" value="&quot;3acbb14e-b81d-4bfc-ada9-65d051f54e1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C6E28BB8-C144-4516-A5FF-CED5F2E6C0C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1</Pages>
  <Words>7134</Words>
  <Characters>7420</Characters>
  <Application>Microsoft Office Word</Application>
  <DocSecurity>0</DocSecurity>
  <Lines>412</Lines>
  <Paragraphs>338</Paragraphs>
  <ScaleCrop>false</ScaleCrop>
  <HeadingPairs>
    <vt:vector size="2" baseType="variant">
      <vt:variant>
        <vt:lpstr>Title</vt:lpstr>
      </vt:variant>
      <vt:variant>
        <vt:i4>1</vt:i4>
      </vt:variant>
    </vt:vector>
  </HeadingPairs>
  <TitlesOfParts>
    <vt:vector size="1" baseType="lpstr">
      <vt:lpstr>构网型风电机组独立带载试验装置采购技术规范书（优化版）</vt:lpstr>
    </vt:vector>
  </TitlesOfParts>
  <Company>神州网信技术有限公司</Company>
  <LinksUpToDate>false</LinksUpToDate>
  <CharactersWithSpaces>14216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构网型风电机组独立带载试验装置采购技术规范书（优化版）</dc:title>
  <dc:subject>算力与存储硬件子系统采购技术规范</dc:subject>
  <dc:creator>sunyong</dc:creator>
  <cp:lastModifiedBy>billy</cp:lastModifiedBy>
  <cp:revision>444</cp:revision>
  <cp:lastPrinted>2026-07-27T06:54:00Z</cp:lastPrinted>
  <dcterms:created xsi:type="dcterms:W3CDTF">2020-12-25T04:08:00Z</dcterms:created>
  <dcterms:modified xsi:type="dcterms:W3CDTF">2026-07-27T07:48:00Z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KSOTemplateDocerSaveRecord">
    <vt:lpwstr>eyJoZGlkIjoiYjNhNDY5MWJiNDYyMWI2OGU2OTZhOTc5MzE5NjU1YjEiLCJ1c2VySWQiOiI0NjgyMzU1MjAifQ==</vt:lpwstr>
  </property>
  <property fmtid="{D5CDD505-2E9C-101B-9397-08002B2CF9AE}" pid="4" name="ICV">
    <vt:lpwstr>55B3AB0A331B4EE38E170D8E2C6AA49F_13</vt:lpwstr>
  </property>
</Properties>
</file>